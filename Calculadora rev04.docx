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21D3F" w:rsidP="00FE60E9" w:rsidRDefault="00DB10BF" w14:paraId="3468E6C6" w14:textId="75AF9D2A">
      <w:pPr>
        <w:spacing w:after="120" w:line="360" w:lineRule="auto"/>
        <w:jc w:val="center"/>
        <w:rPr>
          <w:rFonts w:cs="Arial"/>
          <w:b/>
        </w:rPr>
      </w:pPr>
      <w:r>
        <w:rPr>
          <w:rFonts w:cs="Arial"/>
          <w:b/>
        </w:rPr>
        <w:t xml:space="preserve"> </w:t>
      </w:r>
      <w:r w:rsidRPr="00EC47E5" w:rsidR="00C21D3F">
        <w:rPr>
          <w:rFonts w:cs="Arial"/>
          <w:b/>
        </w:rPr>
        <w:t>UNIVERSIDADE SANTA CECÍLIA</w:t>
      </w:r>
    </w:p>
    <w:p w:rsidRPr="00EC47E5" w:rsidR="00ED2CB4" w:rsidP="00FE60E9" w:rsidRDefault="00ED2CB4" w14:paraId="376A0C34" w14:textId="77777777">
      <w:pPr>
        <w:spacing w:after="120" w:line="360" w:lineRule="auto"/>
        <w:jc w:val="center"/>
        <w:rPr>
          <w:rFonts w:cs="Arial"/>
          <w:b/>
        </w:rPr>
      </w:pPr>
      <w:r>
        <w:rPr>
          <w:rFonts w:cs="Arial"/>
          <w:b/>
        </w:rPr>
        <w:t>FACULDADE DE ENGENHARIA</w:t>
      </w:r>
    </w:p>
    <w:p w:rsidR="00B7342E" w:rsidP="00FE60E9" w:rsidRDefault="00ED2CB4" w14:paraId="7A62EB4C" w14:textId="77777777">
      <w:pPr>
        <w:spacing w:after="0" w:line="360" w:lineRule="auto"/>
        <w:jc w:val="center"/>
        <w:rPr>
          <w:rFonts w:cs="Arial"/>
          <w:b/>
        </w:rPr>
      </w:pPr>
      <w:r>
        <w:rPr>
          <w:rFonts w:cs="Arial"/>
          <w:b/>
        </w:rPr>
        <w:t>CURSO DE ENGENHARIA DA COMPUTAÇÃO</w:t>
      </w:r>
    </w:p>
    <w:p w:rsidR="00381C43" w:rsidP="00FE60E9" w:rsidRDefault="00381C43" w14:paraId="589A2C10" w14:textId="77777777">
      <w:pPr>
        <w:spacing w:after="0" w:line="360" w:lineRule="auto"/>
        <w:jc w:val="center"/>
        <w:rPr>
          <w:rFonts w:cs="Arial"/>
          <w:b/>
        </w:rPr>
      </w:pPr>
    </w:p>
    <w:p w:rsidR="00381C43" w:rsidP="00FE60E9" w:rsidRDefault="00381C43" w14:paraId="6E6C3AFB" w14:textId="77777777">
      <w:pPr>
        <w:spacing w:after="0" w:line="360" w:lineRule="auto"/>
        <w:jc w:val="center"/>
        <w:rPr>
          <w:rFonts w:cs="Arial"/>
          <w:b/>
        </w:rPr>
      </w:pPr>
    </w:p>
    <w:p w:rsidRPr="00EC47E5" w:rsidR="00381C43" w:rsidP="00FE60E9" w:rsidRDefault="00381C43" w14:paraId="5AAA5369" w14:textId="77777777">
      <w:pPr>
        <w:spacing w:after="0" w:line="360" w:lineRule="auto"/>
        <w:jc w:val="center"/>
        <w:rPr>
          <w:rFonts w:cs="Arial"/>
          <w:b/>
        </w:rPr>
      </w:pPr>
    </w:p>
    <w:p w:rsidRPr="00EC47E5" w:rsidR="008F1560" w:rsidP="00B2311B" w:rsidRDefault="008F1560" w14:paraId="11D4D290" w14:textId="46B6F908">
      <w:pPr>
        <w:spacing w:before="120" w:after="0" w:line="360" w:lineRule="auto"/>
        <w:jc w:val="center"/>
        <w:rPr>
          <w:rFonts w:cs="Arial"/>
        </w:rPr>
      </w:pPr>
      <w:r>
        <w:rPr>
          <w:rFonts w:cs="Arial"/>
        </w:rPr>
        <w:t>GUSTAVO HENRIQUE DE AGUIAR LOPES</w:t>
      </w:r>
    </w:p>
    <w:p w:rsidRPr="00EC47E5" w:rsidR="00B7342E" w:rsidP="00CD3EDB" w:rsidRDefault="008F1560" w14:paraId="04F4E1F9" w14:textId="58649F36">
      <w:pPr>
        <w:spacing w:before="120" w:after="0" w:line="360" w:lineRule="auto"/>
        <w:jc w:val="center"/>
        <w:rPr>
          <w:rFonts w:cs="Arial"/>
        </w:rPr>
      </w:pPr>
      <w:r w:rsidRPr="6C508675" w:rsidR="008F1560">
        <w:rPr>
          <w:rFonts w:cs="Arial"/>
        </w:rPr>
        <w:t>JOÃO VITOR DE OLIVEIRA ELIAS</w:t>
      </w:r>
    </w:p>
    <w:p w:rsidRPr="00EC47E5" w:rsidR="00B7342E" w:rsidP="00CD3EDB" w:rsidRDefault="00AA145D" w14:paraId="75A288D4" w14:textId="60553AAC">
      <w:pPr>
        <w:spacing w:before="120" w:after="0" w:line="360" w:lineRule="auto"/>
        <w:jc w:val="center"/>
        <w:rPr>
          <w:rFonts w:cs="Arial"/>
        </w:rPr>
      </w:pPr>
      <w:r>
        <w:rPr>
          <w:rFonts w:cs="Arial"/>
        </w:rPr>
        <w:t>YURI SANTOS</w:t>
      </w:r>
      <w:r w:rsidR="003F1B15">
        <w:rPr>
          <w:rFonts w:cs="Arial"/>
        </w:rPr>
        <w:t xml:space="preserve"> NASCIMENTO</w:t>
      </w:r>
    </w:p>
    <w:p w:rsidR="00BA6D6B" w:rsidP="00BA6D6B" w:rsidRDefault="00AF0BCD" w14:paraId="29F6E761" w14:textId="2169928F">
      <w:pPr>
        <w:spacing w:before="2160" w:after="4440" w:line="360" w:lineRule="auto"/>
        <w:jc w:val="center"/>
        <w:rPr>
          <w:rFonts w:cs="Arial"/>
          <w:b/>
        </w:rPr>
      </w:pPr>
      <w:r w:rsidRPr="00AF0BCD">
        <w:rPr>
          <w:rFonts w:cs="Arial"/>
          <w:b/>
        </w:rPr>
        <w:t>CALCULADORA CIENTÍFICA PARA COMPUTADOR VOLTADA PARA DEFICIENTES VISUAIS</w:t>
      </w:r>
      <w:r w:rsidR="00BA6D6B">
        <w:rPr>
          <w:rFonts w:cs="Arial"/>
          <w:b/>
        </w:rPr>
        <w:br/>
      </w:r>
    </w:p>
    <w:p w:rsidRPr="00585D65" w:rsidR="003F5B70" w:rsidP="00FE60E9" w:rsidRDefault="003F5B70" w14:paraId="740E5E54" w14:textId="6B797C69">
      <w:pPr>
        <w:pStyle w:val="Footer"/>
        <w:spacing w:before="240" w:after="120" w:line="360" w:lineRule="auto"/>
        <w:jc w:val="center"/>
        <w:rPr>
          <w:rFonts w:cs="Arial"/>
          <w:b/>
        </w:rPr>
      </w:pPr>
      <w:r w:rsidRPr="00585D65">
        <w:rPr>
          <w:rFonts w:cs="Arial"/>
          <w:b/>
        </w:rPr>
        <w:t>Santos – SP</w:t>
      </w:r>
    </w:p>
    <w:p w:rsidRPr="00BA6D6B" w:rsidR="00BA6D6B" w:rsidP="00BA6D6B" w:rsidRDefault="003F5B70" w14:paraId="60AC7BE7" w14:textId="49CD7E77">
      <w:pPr>
        <w:pStyle w:val="Footer"/>
        <w:spacing w:before="240" w:after="120" w:line="360" w:lineRule="auto"/>
        <w:jc w:val="center"/>
        <w:rPr>
          <w:rFonts w:cs="Arial"/>
          <w:b/>
          <w:bCs/>
        </w:rPr>
      </w:pPr>
      <w:r w:rsidRPr="77C812CE">
        <w:rPr>
          <w:rFonts w:cs="Arial"/>
          <w:b/>
          <w:bCs/>
        </w:rPr>
        <w:t>202</w:t>
      </w:r>
      <w:r w:rsidRPr="77C812CE" w:rsidR="008F1560">
        <w:rPr>
          <w:rFonts w:cs="Arial"/>
          <w:b/>
          <w:bCs/>
        </w:rPr>
        <w:t>5</w:t>
      </w:r>
    </w:p>
    <w:p w:rsidR="008F1560" w:rsidP="008F1560" w:rsidRDefault="008F1560" w14:paraId="5344FDB1" w14:textId="5548B43F">
      <w:pPr>
        <w:spacing w:after="120" w:line="360" w:lineRule="auto"/>
        <w:jc w:val="center"/>
        <w:rPr>
          <w:rFonts w:cs="Arial"/>
          <w:b/>
        </w:rPr>
      </w:pPr>
      <w:r w:rsidRPr="00EC47E5">
        <w:rPr>
          <w:rFonts w:cs="Arial"/>
          <w:b/>
        </w:rPr>
        <w:t>UNIVERSIDADE SANTA CECÍLIA</w:t>
      </w:r>
    </w:p>
    <w:p w:rsidRPr="00EC47E5" w:rsidR="008F1560" w:rsidP="008F1560" w:rsidRDefault="008F1560" w14:paraId="18C547F2" w14:textId="77777777">
      <w:pPr>
        <w:spacing w:after="120" w:line="360" w:lineRule="auto"/>
        <w:jc w:val="center"/>
        <w:rPr>
          <w:rFonts w:cs="Arial"/>
          <w:b/>
        </w:rPr>
      </w:pPr>
      <w:r>
        <w:rPr>
          <w:rFonts w:cs="Arial"/>
          <w:b/>
        </w:rPr>
        <w:t>FACULDADE DE ENGENHARIA</w:t>
      </w:r>
    </w:p>
    <w:p w:rsidRPr="00EC47E5" w:rsidR="008F1560" w:rsidP="008F1560" w:rsidRDefault="008F1560" w14:paraId="6365BDD1" w14:textId="77777777">
      <w:pPr>
        <w:spacing w:after="0" w:line="360" w:lineRule="auto"/>
        <w:jc w:val="center"/>
        <w:rPr>
          <w:rFonts w:cs="Arial"/>
          <w:b/>
        </w:rPr>
      </w:pPr>
      <w:r>
        <w:rPr>
          <w:rFonts w:cs="Arial"/>
          <w:b/>
        </w:rPr>
        <w:t>CURSO DE ENGENHARIA DA COMPUTAÇÃO</w:t>
      </w:r>
    </w:p>
    <w:p w:rsidRPr="00EC47E5" w:rsidR="008F1560" w:rsidP="008F1560" w:rsidRDefault="008F1560" w14:paraId="512FEFE3" w14:textId="77777777">
      <w:pPr>
        <w:spacing w:before="1560" w:after="0" w:line="360" w:lineRule="auto"/>
        <w:jc w:val="center"/>
        <w:rPr>
          <w:rFonts w:cs="Arial"/>
        </w:rPr>
      </w:pPr>
      <w:r>
        <w:rPr>
          <w:rFonts w:cs="Arial"/>
        </w:rPr>
        <w:t>GUSTAVO HENRIQUE DE AGUIAR LOPES</w:t>
      </w:r>
    </w:p>
    <w:p w:rsidRPr="00EC47E5" w:rsidR="008F1560" w:rsidP="008F1560" w:rsidRDefault="008F1560" w14:paraId="3712C60F" w14:textId="77777777">
      <w:pPr>
        <w:spacing w:before="120" w:after="0" w:line="360" w:lineRule="auto"/>
        <w:jc w:val="center"/>
        <w:rPr>
          <w:rFonts w:cs="Arial"/>
        </w:rPr>
      </w:pPr>
      <w:r w:rsidRPr="6C508675" w:rsidR="008F1560">
        <w:rPr>
          <w:rFonts w:cs="Arial"/>
        </w:rPr>
        <w:t>JOÃO VITOR DE OLIVEIRA ELIAS</w:t>
      </w:r>
    </w:p>
    <w:p w:rsidR="029E40BA" w:rsidP="29E012C3" w:rsidRDefault="029E40BA" w14:paraId="3171BB1A" w14:textId="305FCB9D">
      <w:pPr>
        <w:spacing w:before="120" w:after="0" w:line="360" w:lineRule="auto"/>
        <w:jc w:val="center"/>
      </w:pPr>
      <w:r w:rsidRPr="7CDF2418">
        <w:rPr>
          <w:rFonts w:cs="Arial"/>
        </w:rPr>
        <w:t>YURI SANTOS NASCIMENTO</w:t>
      </w:r>
    </w:p>
    <w:p w:rsidR="008F1560" w:rsidP="2CDD7B07" w:rsidRDefault="00AF0BCD" w14:paraId="4DB4C298" w14:textId="6FB689F4">
      <w:pPr>
        <w:spacing w:before="1800" w:after="600" w:line="360" w:lineRule="auto"/>
        <w:jc w:val="center"/>
        <w:rPr>
          <w:rFonts w:cs="Arial"/>
        </w:rPr>
      </w:pPr>
      <w:r w:rsidRPr="2CDD7B07">
        <w:rPr>
          <w:rFonts w:cs="Arial"/>
          <w:b/>
        </w:rPr>
        <w:t>CALCULADORA CIENTÍFICA PARA COMPUTADOR VOLTADA PARA DEFICIENTES VISUAIS</w:t>
      </w:r>
    </w:p>
    <w:p w:rsidRPr="00BB1D1A" w:rsidR="008F1560" w:rsidP="00FE60E9" w:rsidRDefault="008F1560" w14:paraId="33209C2B" w14:textId="77777777">
      <w:pPr>
        <w:spacing w:before="120" w:after="0" w:line="360" w:lineRule="auto"/>
        <w:jc w:val="center"/>
        <w:rPr>
          <w:rFonts w:cs="Arial"/>
          <w:szCs w:val="24"/>
        </w:rPr>
      </w:pPr>
    </w:p>
    <w:p w:rsidRPr="008F0D91" w:rsidR="00556B2D" w:rsidP="2CDD7B07" w:rsidRDefault="00F65292" w14:paraId="1AC8807C" w14:textId="7CF5D387">
      <w:pPr>
        <w:spacing w:before="480" w:after="840" w:line="360" w:lineRule="auto"/>
        <w:ind w:left="3969"/>
        <w:rPr>
          <w:rFonts w:cs="Arial"/>
          <w:color w:val="000000" w:themeColor="text1"/>
        </w:rPr>
      </w:pPr>
      <w:r w:rsidRPr="2CDD7B07">
        <w:rPr>
          <w:rFonts w:cs="Arial"/>
          <w:color w:val="000000" w:themeColor="text1"/>
        </w:rPr>
        <w:t xml:space="preserve">Trabalho de Conclusão de Curso apresentado como exigência parcial do título de graduação </w:t>
      </w:r>
      <w:r w:rsidRPr="2CDD7B07" w:rsidR="00AD14E4">
        <w:rPr>
          <w:rFonts w:cs="Arial"/>
          <w:color w:val="000000" w:themeColor="text1"/>
        </w:rPr>
        <w:t xml:space="preserve">em Engenharia da Computação à Faculdade de Engenharia da Universidade Santa Cecília, sob a orientação do </w:t>
      </w:r>
      <w:r w:rsidRPr="008F0D91" w:rsidR="00AD14E4">
        <w:rPr>
          <w:rFonts w:cs="Arial"/>
          <w:color w:val="000000" w:themeColor="text1"/>
        </w:rPr>
        <w:t>P</w:t>
      </w:r>
      <w:r w:rsidRPr="008F0D91" w:rsidR="00AA1A56">
        <w:rPr>
          <w:rFonts w:cs="Arial"/>
          <w:color w:val="000000" w:themeColor="text1"/>
        </w:rPr>
        <w:t>r</w:t>
      </w:r>
      <w:r w:rsidRPr="008F0D91" w:rsidR="00AD14E4">
        <w:rPr>
          <w:rFonts w:cs="Arial"/>
          <w:color w:val="000000" w:themeColor="text1"/>
        </w:rPr>
        <w:t>ofessor Yuri Storino.</w:t>
      </w:r>
    </w:p>
    <w:p w:rsidRPr="00585D65" w:rsidR="009570EB" w:rsidP="00381C43" w:rsidRDefault="003F5B70" w14:paraId="71BB352C" w14:textId="602CF732">
      <w:pPr>
        <w:pStyle w:val="Footer"/>
        <w:spacing w:before="240" w:after="120" w:line="360" w:lineRule="auto"/>
        <w:jc w:val="center"/>
        <w:rPr>
          <w:rFonts w:cs="Arial"/>
          <w:b/>
        </w:rPr>
      </w:pPr>
      <w:r>
        <w:br/>
      </w:r>
      <w:r w:rsidRPr="00585D65">
        <w:rPr>
          <w:rFonts w:cs="Arial"/>
          <w:b/>
        </w:rPr>
        <w:t>Sant</w:t>
      </w:r>
      <w:r w:rsidR="00AA1A56">
        <w:rPr>
          <w:rFonts w:cs="Arial"/>
          <w:b/>
        </w:rPr>
        <w:t>o</w:t>
      </w:r>
      <w:r w:rsidRPr="00585D65">
        <w:rPr>
          <w:rFonts w:cs="Arial"/>
          <w:b/>
        </w:rPr>
        <w:t>s – SP</w:t>
      </w:r>
    </w:p>
    <w:p w:rsidRPr="00B95614" w:rsidR="00556B2D" w:rsidP="009570EB" w:rsidRDefault="003F5B70" w14:paraId="37C575AD" w14:textId="7FD9A213">
      <w:pPr>
        <w:pStyle w:val="Footer"/>
        <w:spacing w:before="240" w:after="120" w:line="360" w:lineRule="auto"/>
        <w:jc w:val="center"/>
        <w:rPr>
          <w:rFonts w:cs="Arial"/>
          <w:b/>
        </w:rPr>
      </w:pPr>
      <w:r w:rsidRPr="00585D65">
        <w:rPr>
          <w:rFonts w:cs="Arial"/>
          <w:b/>
        </w:rPr>
        <w:t>202</w:t>
      </w:r>
      <w:r w:rsidR="008F1560">
        <w:rPr>
          <w:rFonts w:cs="Arial"/>
          <w:b/>
        </w:rPr>
        <w:t>5</w:t>
      </w:r>
    </w:p>
    <w:p w:rsidRPr="002434EC" w:rsidR="00613C12" w:rsidP="00F87C7C" w:rsidRDefault="00B4376C" w14:paraId="61D2763D" w14:textId="2648901B">
      <w:pPr>
        <w:pStyle w:val="Titulosemnumerao"/>
        <w:ind w:firstLine="0"/>
      </w:pPr>
      <w:bookmarkStart w:name="_Toc99455131" w:id="0"/>
      <w:r>
        <w:t>RESUMO</w:t>
      </w:r>
      <w:bookmarkEnd w:id="0"/>
    </w:p>
    <w:p w:rsidRPr="00AF0BCD" w:rsidR="00E80F45" w:rsidP="00E80F45" w:rsidRDefault="000A4FCD" w14:paraId="66518140" w14:textId="51088CFB">
      <w:pPr>
        <w:spacing w:line="360" w:lineRule="auto"/>
        <w:rPr>
          <w:rFonts w:cs="Arial"/>
          <w:color w:val="7030A0"/>
          <w:szCs w:val="24"/>
        </w:rPr>
      </w:pPr>
      <w:r>
        <w:rPr>
          <w:rFonts w:cs="Arial"/>
          <w:color w:val="7030A0"/>
          <w:szCs w:val="24"/>
        </w:rPr>
        <w:t>Modelo resumo</w:t>
      </w:r>
    </w:p>
    <w:p w:rsidRPr="00AF0BCD" w:rsidR="00CF7F3E" w:rsidP="00CD3EDB" w:rsidRDefault="00613C12" w14:paraId="40F4CF17" w14:textId="44BB00B3">
      <w:pPr>
        <w:spacing w:line="360" w:lineRule="auto"/>
        <w:rPr>
          <w:rFonts w:cs="Arial"/>
          <w:color w:val="7030A0"/>
          <w:szCs w:val="24"/>
        </w:rPr>
      </w:pPr>
      <w:r>
        <w:rPr>
          <w:rFonts w:cs="Arial"/>
          <w:b/>
          <w:szCs w:val="24"/>
        </w:rPr>
        <w:t xml:space="preserve">Palavras-chave: </w:t>
      </w:r>
      <w:r w:rsidR="00E80F45">
        <w:rPr>
          <w:rFonts w:cs="Arial"/>
          <w:color w:val="7030A0"/>
          <w:szCs w:val="24"/>
        </w:rPr>
        <w:t>palavra1, palavra 2, palavra 3, palavra 4, etc.</w:t>
      </w:r>
    </w:p>
    <w:p w:rsidR="00CF7F3E" w:rsidP="00FE60E9" w:rsidRDefault="00CF7F3E" w14:paraId="08855C06" w14:textId="77777777">
      <w:pPr>
        <w:spacing w:line="360" w:lineRule="auto"/>
        <w:jc w:val="center"/>
        <w:rPr>
          <w:rFonts w:cs="Arial"/>
          <w:b/>
          <w:szCs w:val="24"/>
        </w:rPr>
      </w:pPr>
    </w:p>
    <w:p w:rsidRPr="002434EC" w:rsidR="00B95614" w:rsidP="00F87C7C" w:rsidRDefault="00B95614" w14:paraId="033BC8D8" w14:textId="42EFCC09">
      <w:pPr>
        <w:pStyle w:val="Titulosemnumerao"/>
        <w:ind w:firstLine="0"/>
      </w:pPr>
      <w:bookmarkStart w:name="_Toc706014048" w:id="1"/>
      <w:r>
        <w:t>ABSTRACT</w:t>
      </w:r>
      <w:bookmarkEnd w:id="1"/>
    </w:p>
    <w:p w:rsidRPr="00AF0BCD" w:rsidR="00E80F45" w:rsidP="00E80F45" w:rsidRDefault="000A4FCD" w14:paraId="6C15DFDE" w14:textId="264DBA23">
      <w:pPr>
        <w:spacing w:line="360" w:lineRule="auto"/>
        <w:rPr>
          <w:rFonts w:cs="Arial"/>
          <w:color w:val="7030A0"/>
          <w:szCs w:val="24"/>
        </w:rPr>
      </w:pPr>
      <w:r>
        <w:rPr>
          <w:rFonts w:cs="Arial"/>
          <w:color w:val="7030A0"/>
          <w:szCs w:val="24"/>
        </w:rPr>
        <w:t>Modelo abstract</w:t>
      </w:r>
    </w:p>
    <w:p w:rsidRPr="00AF0BCD" w:rsidR="00CD3EDB" w:rsidP="00F43314" w:rsidRDefault="00CD3EDB" w14:paraId="5BCFDA51" w14:textId="7A3E899B">
      <w:pPr>
        <w:spacing w:line="360" w:lineRule="auto"/>
        <w:rPr>
          <w:rFonts w:cs="Arial"/>
          <w:color w:val="7030A0"/>
          <w:szCs w:val="24"/>
        </w:rPr>
      </w:pPr>
      <w:r>
        <w:rPr>
          <w:rFonts w:cs="Arial"/>
          <w:b/>
          <w:szCs w:val="24"/>
        </w:rPr>
        <w:t>Keywords</w:t>
      </w:r>
      <w:r w:rsidR="00B95614">
        <w:rPr>
          <w:rFonts w:cs="Arial"/>
          <w:b/>
          <w:szCs w:val="24"/>
        </w:rPr>
        <w:t xml:space="preserve">: </w:t>
      </w:r>
      <w:r w:rsidR="000A4FCD">
        <w:rPr>
          <w:rFonts w:cs="Arial"/>
          <w:color w:val="7030A0"/>
          <w:szCs w:val="24"/>
        </w:rPr>
        <w:t>word1</w:t>
      </w:r>
      <w:r w:rsidR="00E80F45">
        <w:rPr>
          <w:rFonts w:cs="Arial"/>
          <w:color w:val="7030A0"/>
          <w:szCs w:val="24"/>
        </w:rPr>
        <w:t xml:space="preserve">, </w:t>
      </w:r>
      <w:r w:rsidR="000A4FCD">
        <w:rPr>
          <w:rFonts w:cs="Arial"/>
          <w:color w:val="7030A0"/>
          <w:szCs w:val="24"/>
        </w:rPr>
        <w:t>word2</w:t>
      </w:r>
      <w:r w:rsidR="00E80F45">
        <w:rPr>
          <w:rFonts w:cs="Arial"/>
          <w:color w:val="7030A0"/>
          <w:szCs w:val="24"/>
        </w:rPr>
        <w:t xml:space="preserve">, </w:t>
      </w:r>
      <w:r w:rsidR="000A4FCD">
        <w:rPr>
          <w:rFonts w:cs="Arial"/>
          <w:color w:val="7030A0"/>
          <w:szCs w:val="24"/>
        </w:rPr>
        <w:t>word</w:t>
      </w:r>
      <w:r w:rsidR="00E80F45">
        <w:rPr>
          <w:rFonts w:cs="Arial"/>
          <w:color w:val="7030A0"/>
          <w:szCs w:val="24"/>
        </w:rPr>
        <w:t xml:space="preserve"> 3, </w:t>
      </w:r>
      <w:r w:rsidR="000A4FCD">
        <w:rPr>
          <w:rFonts w:cs="Arial"/>
          <w:color w:val="7030A0"/>
          <w:szCs w:val="24"/>
        </w:rPr>
        <w:t>word</w:t>
      </w:r>
      <w:r w:rsidR="00E80F45">
        <w:rPr>
          <w:rFonts w:cs="Arial"/>
          <w:color w:val="7030A0"/>
          <w:szCs w:val="24"/>
        </w:rPr>
        <w:t xml:space="preserve"> 4, etc.</w:t>
      </w:r>
    </w:p>
    <w:p w:rsidRPr="003066AF" w:rsidR="00B4376C" w:rsidP="00F87C7C" w:rsidRDefault="003066AF" w14:paraId="34106DA4" w14:textId="2C76D6DF">
      <w:pPr>
        <w:pStyle w:val="Titulosemnumerao"/>
        <w:ind w:firstLine="0"/>
      </w:pPr>
      <w:bookmarkStart w:name="_Toc613691377" w:id="2"/>
      <w:r>
        <w:t>LISTA DE FIGURAS</w:t>
      </w:r>
      <w:bookmarkEnd w:id="2"/>
    </w:p>
    <w:p w:rsidR="00DA4645" w:rsidRDefault="00DA4645" w14:paraId="0FBE609F" w14:textId="1B8EEE60">
      <w:pPr>
        <w:pStyle w:val="TableofFigures"/>
        <w:tabs>
          <w:tab w:val="right" w:leader="dot" w:pos="9061"/>
        </w:tabs>
        <w:rPr>
          <w:rFonts w:asciiTheme="minorHAnsi" w:hAnsiTheme="minorHAnsi" w:eastAsiaTheme="minorEastAsia"/>
          <w:noProof/>
          <w:kern w:val="2"/>
          <w:szCs w:val="24"/>
          <w:lang w:eastAsia="pt-BR"/>
          <w14:ligatures w14:val="standardContextual"/>
        </w:rPr>
      </w:pPr>
      <w:r>
        <w:rPr>
          <w:rFonts w:cs="Arial"/>
          <w:szCs w:val="24"/>
        </w:rPr>
        <w:fldChar w:fldCharType="begin"/>
      </w:r>
      <w:r>
        <w:rPr>
          <w:rFonts w:cs="Arial"/>
          <w:szCs w:val="24"/>
        </w:rPr>
        <w:instrText xml:space="preserve"> TOC \c "Figura" </w:instrText>
      </w:r>
      <w:r>
        <w:rPr>
          <w:rFonts w:cs="Arial"/>
          <w:szCs w:val="24"/>
        </w:rPr>
        <w:fldChar w:fldCharType="separate"/>
      </w:r>
      <w:r w:rsidRPr="00D34BE9">
        <w:rPr>
          <w:noProof/>
        </w:rPr>
        <w:t>Figura 1 - Tabela de Snellen</w:t>
      </w:r>
      <w:r>
        <w:rPr>
          <w:noProof/>
        </w:rPr>
        <w:tab/>
      </w:r>
      <w:r>
        <w:rPr>
          <w:noProof/>
        </w:rPr>
        <w:fldChar w:fldCharType="begin"/>
      </w:r>
      <w:r>
        <w:rPr>
          <w:noProof/>
        </w:rPr>
        <w:instrText xml:space="preserve"> PAGEREF _Toc215266365 \h </w:instrText>
      </w:r>
      <w:r>
        <w:rPr>
          <w:noProof/>
        </w:rPr>
      </w:r>
      <w:r>
        <w:rPr>
          <w:noProof/>
        </w:rPr>
        <w:fldChar w:fldCharType="separate"/>
      </w:r>
      <w:r>
        <w:rPr>
          <w:noProof/>
        </w:rPr>
        <w:t>12</w:t>
      </w:r>
      <w:r>
        <w:rPr>
          <w:noProof/>
        </w:rPr>
        <w:fldChar w:fldCharType="end"/>
      </w:r>
    </w:p>
    <w:p w:rsidR="00DA4645" w:rsidRDefault="00DA4645" w14:paraId="158D5D5A" w14:textId="38A1F6A3">
      <w:pPr>
        <w:pStyle w:val="TableofFigures"/>
        <w:tabs>
          <w:tab w:val="right" w:leader="dot" w:pos="9061"/>
        </w:tabs>
        <w:rPr>
          <w:rFonts w:asciiTheme="minorHAnsi" w:hAnsiTheme="minorHAnsi" w:eastAsiaTheme="minorEastAsia"/>
          <w:noProof/>
          <w:kern w:val="2"/>
          <w:szCs w:val="24"/>
          <w:lang w:eastAsia="pt-BR"/>
          <w14:ligatures w14:val="standardContextual"/>
        </w:rPr>
      </w:pPr>
      <w:r w:rsidRPr="00D34BE9">
        <w:rPr>
          <w:noProof/>
        </w:rPr>
        <w:t>Figura 2 - Sistema braile</w:t>
      </w:r>
      <w:r>
        <w:rPr>
          <w:noProof/>
        </w:rPr>
        <w:tab/>
      </w:r>
      <w:r>
        <w:rPr>
          <w:noProof/>
        </w:rPr>
        <w:fldChar w:fldCharType="begin"/>
      </w:r>
      <w:r>
        <w:rPr>
          <w:noProof/>
        </w:rPr>
        <w:instrText xml:space="preserve"> PAGEREF _Toc215266366 \h </w:instrText>
      </w:r>
      <w:r>
        <w:rPr>
          <w:noProof/>
        </w:rPr>
      </w:r>
      <w:r>
        <w:rPr>
          <w:noProof/>
        </w:rPr>
        <w:fldChar w:fldCharType="separate"/>
      </w:r>
      <w:r>
        <w:rPr>
          <w:noProof/>
        </w:rPr>
        <w:t>13</w:t>
      </w:r>
      <w:r>
        <w:rPr>
          <w:noProof/>
        </w:rPr>
        <w:fldChar w:fldCharType="end"/>
      </w:r>
    </w:p>
    <w:p w:rsidR="00DA4645" w:rsidRDefault="00DA4645" w14:paraId="6B42F1E7" w14:textId="14089A78">
      <w:pPr>
        <w:pStyle w:val="TableofFigures"/>
        <w:tabs>
          <w:tab w:val="right" w:leader="dot" w:pos="9061"/>
        </w:tabs>
        <w:rPr>
          <w:rFonts w:asciiTheme="minorHAnsi" w:hAnsiTheme="minorHAnsi" w:eastAsiaTheme="minorEastAsia"/>
          <w:noProof/>
          <w:kern w:val="2"/>
          <w:szCs w:val="24"/>
          <w:lang w:eastAsia="pt-BR"/>
          <w14:ligatures w14:val="standardContextual"/>
        </w:rPr>
      </w:pPr>
      <w:r w:rsidRPr="00D34BE9">
        <w:rPr>
          <w:noProof/>
        </w:rPr>
        <w:t>Figura 3 - Diagrama de Blocos</w:t>
      </w:r>
      <w:r>
        <w:rPr>
          <w:noProof/>
        </w:rPr>
        <w:tab/>
      </w:r>
      <w:r>
        <w:rPr>
          <w:noProof/>
        </w:rPr>
        <w:fldChar w:fldCharType="begin"/>
      </w:r>
      <w:r>
        <w:rPr>
          <w:noProof/>
        </w:rPr>
        <w:instrText xml:space="preserve"> PAGEREF _Toc215266367 \h </w:instrText>
      </w:r>
      <w:r>
        <w:rPr>
          <w:noProof/>
        </w:rPr>
      </w:r>
      <w:r>
        <w:rPr>
          <w:noProof/>
        </w:rPr>
        <w:fldChar w:fldCharType="separate"/>
      </w:r>
      <w:r>
        <w:rPr>
          <w:noProof/>
        </w:rPr>
        <w:t>21</w:t>
      </w:r>
      <w:r>
        <w:rPr>
          <w:noProof/>
        </w:rPr>
        <w:fldChar w:fldCharType="end"/>
      </w:r>
    </w:p>
    <w:p w:rsidR="00DA4645" w:rsidRDefault="00DA4645" w14:paraId="02470B34" w14:textId="7D2386E6">
      <w:pPr>
        <w:pStyle w:val="TableofFigures"/>
        <w:tabs>
          <w:tab w:val="right" w:leader="dot" w:pos="9061"/>
        </w:tabs>
        <w:rPr>
          <w:rFonts w:asciiTheme="minorHAnsi" w:hAnsiTheme="minorHAnsi" w:eastAsiaTheme="minorEastAsia"/>
          <w:noProof/>
          <w:kern w:val="2"/>
          <w:szCs w:val="24"/>
          <w:lang w:eastAsia="pt-BR"/>
          <w14:ligatures w14:val="standardContextual"/>
        </w:rPr>
      </w:pPr>
      <w:r w:rsidRPr="00D34BE9">
        <w:rPr>
          <w:noProof/>
        </w:rPr>
        <w:t>Figura 4 – Pinout Atmega32u4</w:t>
      </w:r>
      <w:r>
        <w:rPr>
          <w:noProof/>
        </w:rPr>
        <w:tab/>
      </w:r>
      <w:r>
        <w:rPr>
          <w:noProof/>
        </w:rPr>
        <w:fldChar w:fldCharType="begin"/>
      </w:r>
      <w:r>
        <w:rPr>
          <w:noProof/>
        </w:rPr>
        <w:instrText xml:space="preserve"> PAGEREF _Toc215266368 \h </w:instrText>
      </w:r>
      <w:r>
        <w:rPr>
          <w:noProof/>
        </w:rPr>
      </w:r>
      <w:r>
        <w:rPr>
          <w:noProof/>
        </w:rPr>
        <w:fldChar w:fldCharType="separate"/>
      </w:r>
      <w:r>
        <w:rPr>
          <w:noProof/>
        </w:rPr>
        <w:t>22</w:t>
      </w:r>
      <w:r>
        <w:rPr>
          <w:noProof/>
        </w:rPr>
        <w:fldChar w:fldCharType="end"/>
      </w:r>
    </w:p>
    <w:p w:rsidR="00DA4645" w:rsidRDefault="00DA4645" w14:paraId="7A858D19" w14:textId="7A40A81A">
      <w:pPr>
        <w:pStyle w:val="TableofFigures"/>
        <w:tabs>
          <w:tab w:val="right" w:leader="dot" w:pos="9061"/>
        </w:tabs>
        <w:rPr>
          <w:rFonts w:asciiTheme="minorHAnsi" w:hAnsiTheme="minorHAnsi" w:eastAsiaTheme="minorEastAsia"/>
          <w:noProof/>
          <w:kern w:val="2"/>
          <w:szCs w:val="24"/>
          <w:lang w:eastAsia="pt-BR"/>
          <w14:ligatures w14:val="standardContextual"/>
        </w:rPr>
      </w:pPr>
      <w:r w:rsidRPr="00D34BE9">
        <w:rPr>
          <w:noProof/>
        </w:rPr>
        <w:t>Figura 5 - Medida do switch Cherry MX Red</w:t>
      </w:r>
      <w:r>
        <w:rPr>
          <w:noProof/>
        </w:rPr>
        <w:tab/>
      </w:r>
      <w:r>
        <w:rPr>
          <w:noProof/>
        </w:rPr>
        <w:fldChar w:fldCharType="begin"/>
      </w:r>
      <w:r>
        <w:rPr>
          <w:noProof/>
        </w:rPr>
        <w:instrText xml:space="preserve"> PAGEREF _Toc215266369 \h </w:instrText>
      </w:r>
      <w:r>
        <w:rPr>
          <w:noProof/>
        </w:rPr>
      </w:r>
      <w:r>
        <w:rPr>
          <w:noProof/>
        </w:rPr>
        <w:fldChar w:fldCharType="separate"/>
      </w:r>
      <w:r>
        <w:rPr>
          <w:noProof/>
        </w:rPr>
        <w:t>23</w:t>
      </w:r>
      <w:r>
        <w:rPr>
          <w:noProof/>
        </w:rPr>
        <w:fldChar w:fldCharType="end"/>
      </w:r>
    </w:p>
    <w:p w:rsidR="00DA4645" w:rsidRDefault="00DA4645" w14:paraId="7082F5A9" w14:textId="023B34AE">
      <w:pPr>
        <w:pStyle w:val="TableofFigures"/>
        <w:tabs>
          <w:tab w:val="right" w:leader="dot" w:pos="9061"/>
        </w:tabs>
        <w:rPr>
          <w:rFonts w:asciiTheme="minorHAnsi" w:hAnsiTheme="minorHAnsi" w:eastAsiaTheme="minorEastAsia"/>
          <w:noProof/>
          <w:kern w:val="2"/>
          <w:szCs w:val="24"/>
          <w:lang w:eastAsia="pt-BR"/>
          <w14:ligatures w14:val="standardContextual"/>
        </w:rPr>
      </w:pPr>
      <w:r>
        <w:rPr>
          <w:noProof/>
        </w:rPr>
        <w:t>Figura 6 - Diagrama de Blocos Software</w:t>
      </w:r>
      <w:r>
        <w:rPr>
          <w:noProof/>
        </w:rPr>
        <w:tab/>
      </w:r>
      <w:r>
        <w:rPr>
          <w:noProof/>
        </w:rPr>
        <w:fldChar w:fldCharType="begin"/>
      </w:r>
      <w:r>
        <w:rPr>
          <w:noProof/>
        </w:rPr>
        <w:instrText xml:space="preserve"> PAGEREF _Toc215266370 \h </w:instrText>
      </w:r>
      <w:r>
        <w:rPr>
          <w:noProof/>
        </w:rPr>
      </w:r>
      <w:r>
        <w:rPr>
          <w:noProof/>
        </w:rPr>
        <w:fldChar w:fldCharType="separate"/>
      </w:r>
      <w:r>
        <w:rPr>
          <w:noProof/>
        </w:rPr>
        <w:t>24</w:t>
      </w:r>
      <w:r>
        <w:rPr>
          <w:noProof/>
        </w:rPr>
        <w:fldChar w:fldCharType="end"/>
      </w:r>
    </w:p>
    <w:p w:rsidR="00DA4645" w:rsidRDefault="00DA4645" w14:paraId="6B1755CB" w14:textId="7BC310A2">
      <w:pPr>
        <w:pStyle w:val="TableofFigures"/>
        <w:tabs>
          <w:tab w:val="right" w:leader="dot" w:pos="9061"/>
        </w:tabs>
        <w:rPr>
          <w:rFonts w:asciiTheme="minorHAnsi" w:hAnsiTheme="minorHAnsi" w:eastAsiaTheme="minorEastAsia"/>
          <w:noProof/>
          <w:kern w:val="2"/>
          <w:szCs w:val="24"/>
          <w:lang w:eastAsia="pt-BR"/>
          <w14:ligatures w14:val="standardContextual"/>
        </w:rPr>
      </w:pPr>
      <w:r w:rsidRPr="00D34BE9">
        <w:rPr>
          <w:noProof/>
          <w:color w:val="000000" w:themeColor="text1"/>
        </w:rPr>
        <w:t>Figura 7 - Branches</w:t>
      </w:r>
      <w:r>
        <w:rPr>
          <w:noProof/>
        </w:rPr>
        <w:tab/>
      </w:r>
      <w:r>
        <w:rPr>
          <w:noProof/>
        </w:rPr>
        <w:fldChar w:fldCharType="begin"/>
      </w:r>
      <w:r>
        <w:rPr>
          <w:noProof/>
        </w:rPr>
        <w:instrText xml:space="preserve"> PAGEREF _Toc215266371 \h </w:instrText>
      </w:r>
      <w:r>
        <w:rPr>
          <w:noProof/>
        </w:rPr>
      </w:r>
      <w:r>
        <w:rPr>
          <w:noProof/>
        </w:rPr>
        <w:fldChar w:fldCharType="separate"/>
      </w:r>
      <w:r>
        <w:rPr>
          <w:noProof/>
        </w:rPr>
        <w:t>27</w:t>
      </w:r>
      <w:r>
        <w:rPr>
          <w:noProof/>
        </w:rPr>
        <w:fldChar w:fldCharType="end"/>
      </w:r>
    </w:p>
    <w:p w:rsidR="00DA4645" w:rsidRDefault="00DA4645" w14:paraId="79434142" w14:textId="1FC7BE13">
      <w:pPr>
        <w:pStyle w:val="TableofFigures"/>
        <w:tabs>
          <w:tab w:val="right" w:leader="dot" w:pos="9061"/>
        </w:tabs>
        <w:rPr>
          <w:rFonts w:asciiTheme="minorHAnsi" w:hAnsiTheme="minorHAnsi" w:eastAsiaTheme="minorEastAsia"/>
          <w:noProof/>
          <w:kern w:val="2"/>
          <w:szCs w:val="24"/>
          <w:lang w:eastAsia="pt-BR"/>
          <w14:ligatures w14:val="standardContextual"/>
        </w:rPr>
      </w:pPr>
      <w:r>
        <w:rPr>
          <w:noProof/>
        </w:rPr>
        <w:t>Figura 8 - Repositório Git</w:t>
      </w:r>
      <w:r>
        <w:rPr>
          <w:noProof/>
        </w:rPr>
        <w:tab/>
      </w:r>
      <w:r>
        <w:rPr>
          <w:noProof/>
        </w:rPr>
        <w:fldChar w:fldCharType="begin"/>
      </w:r>
      <w:r>
        <w:rPr>
          <w:noProof/>
        </w:rPr>
        <w:instrText xml:space="preserve"> PAGEREF _Toc215266372 \h </w:instrText>
      </w:r>
      <w:r>
        <w:rPr>
          <w:noProof/>
        </w:rPr>
      </w:r>
      <w:r>
        <w:rPr>
          <w:noProof/>
        </w:rPr>
        <w:fldChar w:fldCharType="separate"/>
      </w:r>
      <w:r>
        <w:rPr>
          <w:noProof/>
        </w:rPr>
        <w:t>28</w:t>
      </w:r>
      <w:r>
        <w:rPr>
          <w:noProof/>
        </w:rPr>
        <w:fldChar w:fldCharType="end"/>
      </w:r>
    </w:p>
    <w:p w:rsidR="00CC08D4" w:rsidP="00FE60E9" w:rsidRDefault="00DA4645" w14:paraId="278E3B42" w14:textId="242B6C33">
      <w:pPr>
        <w:spacing w:line="360" w:lineRule="auto"/>
        <w:rPr>
          <w:rFonts w:cs="Arial"/>
          <w:szCs w:val="24"/>
        </w:rPr>
      </w:pPr>
      <w:r>
        <w:rPr>
          <w:rFonts w:cs="Arial"/>
          <w:szCs w:val="24"/>
        </w:rPr>
        <w:fldChar w:fldCharType="end"/>
      </w:r>
    </w:p>
    <w:p w:rsidRPr="00C8489D" w:rsidR="003066AF" w:rsidP="00F87C7C" w:rsidRDefault="003066AF" w14:paraId="7B55483B" w14:textId="77777777">
      <w:pPr>
        <w:pStyle w:val="Titulosemnumerao"/>
        <w:ind w:firstLine="0"/>
        <w:rPr>
          <w:lang w:val="en-US"/>
        </w:rPr>
      </w:pPr>
      <w:bookmarkStart w:name="_Toc428906647" w:id="3"/>
      <w:r w:rsidRPr="00C8489D">
        <w:rPr>
          <w:lang w:val="en-US"/>
        </w:rPr>
        <w:t>LISTA DE SIGLAS</w:t>
      </w:r>
      <w:bookmarkEnd w:id="3"/>
    </w:p>
    <w:p w:rsidR="002B389D" w:rsidP="00FE60E9" w:rsidRDefault="002B389D" w14:paraId="73B70701" w14:textId="77777777">
      <w:pPr>
        <w:spacing w:line="360" w:lineRule="auto"/>
        <w:jc w:val="left"/>
        <w:rPr>
          <w:rFonts w:cs="Arial"/>
          <w:i/>
          <w:szCs w:val="24"/>
        </w:rPr>
      </w:pPr>
      <w:r>
        <w:rPr>
          <w:rFonts w:cs="Arial"/>
          <w:i/>
          <w:szCs w:val="24"/>
        </w:rPr>
        <w:t xml:space="preserve">ABS – </w:t>
      </w:r>
      <w:r w:rsidRPr="002B389D">
        <w:rPr>
          <w:rFonts w:cs="Arial"/>
          <w:i/>
          <w:szCs w:val="24"/>
        </w:rPr>
        <w:t>Acrylonitrile Butadiene Styrene</w:t>
      </w:r>
    </w:p>
    <w:p w:rsidRPr="00ED4EB1" w:rsidR="002B389D" w:rsidP="00FE60E9" w:rsidRDefault="002B389D" w14:paraId="4F94B264" w14:textId="77777777">
      <w:pPr>
        <w:spacing w:line="360" w:lineRule="auto"/>
        <w:jc w:val="left"/>
        <w:rPr>
          <w:rFonts w:cs="Arial"/>
          <w:i/>
          <w:szCs w:val="24"/>
          <w:lang w:val="en-US"/>
        </w:rPr>
      </w:pPr>
      <w:r w:rsidRPr="43C57ADC">
        <w:rPr>
          <w:rFonts w:eastAsia="Open Sans" w:cs="Arial"/>
          <w:i/>
          <w:iCs/>
        </w:rPr>
        <w:t xml:space="preserve">I2C </w:t>
      </w:r>
      <w:r w:rsidRPr="43C57ADC">
        <w:rPr>
          <w:rFonts w:cs="Arial"/>
          <w:i/>
          <w:iCs/>
          <w:lang w:val="en-US"/>
        </w:rPr>
        <w:t xml:space="preserve">– </w:t>
      </w:r>
      <w:r w:rsidRPr="43C57ADC">
        <w:rPr>
          <w:rFonts w:cs="Arial"/>
          <w:i/>
          <w:iCs/>
        </w:rPr>
        <w:t>Inter-Integrated Circuit</w:t>
      </w:r>
    </w:p>
    <w:p w:rsidR="002B389D" w:rsidP="43C57ADC" w:rsidRDefault="002B389D" w14:paraId="168C7814" w14:textId="77777777">
      <w:pPr>
        <w:spacing w:line="360" w:lineRule="auto"/>
        <w:jc w:val="left"/>
        <w:rPr>
          <w:rFonts w:cs="Arial"/>
          <w:i/>
          <w:iCs/>
        </w:rPr>
      </w:pPr>
      <w:r>
        <w:rPr>
          <w:rFonts w:cs="Arial"/>
          <w:i/>
          <w:iCs/>
        </w:rPr>
        <w:t xml:space="preserve">IDE - </w:t>
      </w:r>
      <w:r w:rsidRPr="00B64A78">
        <w:rPr>
          <w:rFonts w:eastAsia="Open Sans" w:cs="Arial"/>
          <w:szCs w:val="24"/>
        </w:rPr>
        <w:t>Integrated Development Environment</w:t>
      </w:r>
    </w:p>
    <w:p w:rsidR="00E82405" w:rsidP="00FE60E9" w:rsidRDefault="002B389D" w14:paraId="3B9AA21A" w14:textId="77777777">
      <w:pPr>
        <w:spacing w:line="360" w:lineRule="auto"/>
        <w:jc w:val="left"/>
        <w:rPr>
          <w:rFonts w:cs="Arial"/>
          <w:i/>
          <w:iCs/>
        </w:rPr>
      </w:pPr>
      <w:r w:rsidRPr="43C57ADC">
        <w:rPr>
          <w:rFonts w:cs="Arial"/>
          <w:i/>
          <w:iCs/>
        </w:rPr>
        <w:t>OMS - Organização mundial da Saúde</w:t>
      </w:r>
    </w:p>
    <w:p w:rsidRPr="00E82405" w:rsidR="002B389D" w:rsidP="00FE60E9" w:rsidRDefault="002B389D" w14:paraId="4E4C7E8A" w14:textId="73952433">
      <w:pPr>
        <w:spacing w:line="360" w:lineRule="auto"/>
        <w:jc w:val="left"/>
        <w:rPr>
          <w:rFonts w:cs="Arial"/>
          <w:i/>
          <w:iCs/>
        </w:rPr>
      </w:pPr>
      <w:r>
        <w:rPr>
          <w:rFonts w:cs="Arial"/>
          <w:i/>
          <w:szCs w:val="24"/>
        </w:rPr>
        <w:t xml:space="preserve">PLA – </w:t>
      </w:r>
      <w:r w:rsidRPr="00441198">
        <w:rPr>
          <w:rFonts w:cs="Arial"/>
          <w:i/>
          <w:szCs w:val="24"/>
        </w:rPr>
        <w:t>Polylactic acid</w:t>
      </w:r>
    </w:p>
    <w:p w:rsidR="002B389D" w:rsidP="00FE60E9" w:rsidRDefault="002B389D" w14:paraId="679F62F3" w14:textId="77777777">
      <w:pPr>
        <w:spacing w:line="360" w:lineRule="auto"/>
        <w:jc w:val="left"/>
        <w:rPr>
          <w:rFonts w:cs="Arial"/>
          <w:i/>
          <w:lang w:val="en-US"/>
        </w:rPr>
      </w:pPr>
      <w:r w:rsidRPr="10172367">
        <w:rPr>
          <w:rFonts w:cs="Arial"/>
          <w:i/>
          <w:lang w:val="en-US"/>
        </w:rPr>
        <w:t>SPI – Serial Peripheral Interface</w:t>
      </w:r>
    </w:p>
    <w:p w:rsidR="002B389D" w:rsidP="00FE60E9" w:rsidRDefault="002B389D" w14:paraId="68A3F6EA" w14:textId="350CEE88">
      <w:pPr>
        <w:spacing w:line="360" w:lineRule="auto"/>
        <w:jc w:val="left"/>
        <w:rPr>
          <w:rFonts w:cs="Arial"/>
          <w:i/>
        </w:rPr>
      </w:pPr>
      <w:r w:rsidRPr="0FBB81E8">
        <w:rPr>
          <w:rFonts w:cs="Arial"/>
          <w:i/>
          <w:lang w:val="en-US"/>
        </w:rPr>
        <w:t xml:space="preserve">UART – </w:t>
      </w:r>
      <w:r w:rsidRPr="0FBB81E8">
        <w:rPr>
          <w:rFonts w:cs="Arial"/>
          <w:i/>
        </w:rPr>
        <w:t>Universal Asynchronous Receiver/Transmitter</w:t>
      </w:r>
    </w:p>
    <w:p w:rsidR="6CF1330B" w:rsidP="0FBB81E8" w:rsidRDefault="6CF1330B" w14:paraId="4A447157" w14:textId="6D415BBA">
      <w:pPr>
        <w:spacing w:line="360" w:lineRule="auto"/>
        <w:jc w:val="left"/>
        <w:rPr>
          <w:rFonts w:cs="Arial"/>
          <w:i/>
          <w:iCs/>
        </w:rPr>
      </w:pPr>
      <w:r w:rsidRPr="0FBB81E8">
        <w:rPr>
          <w:rFonts w:cs="Arial"/>
          <w:i/>
          <w:iCs/>
        </w:rPr>
        <w:t>UI – User Interface</w:t>
      </w:r>
    </w:p>
    <w:p w:rsidR="004A0F03" w:rsidP="00FE60E9" w:rsidRDefault="004A0F03" w14:paraId="25EB2846" w14:textId="77777777">
      <w:pPr>
        <w:spacing w:line="360" w:lineRule="auto"/>
        <w:jc w:val="left"/>
        <w:rPr>
          <w:rFonts w:cs="Arial"/>
          <w:i/>
          <w:szCs w:val="24"/>
          <w:lang w:val="en-US"/>
        </w:rPr>
      </w:pPr>
    </w:p>
    <w:p w:rsidRPr="003066AF" w:rsidR="00446214" w:rsidP="00F87C7C" w:rsidRDefault="00446214" w14:paraId="4EEC472C" w14:textId="2C2921BF">
      <w:pPr>
        <w:pStyle w:val="Titulosemnumerao"/>
        <w:ind w:firstLine="0"/>
      </w:pPr>
      <w:bookmarkStart w:name="_Toc1071080147" w:id="4"/>
      <w:r>
        <w:t>LISTA DE TABELAS</w:t>
      </w:r>
      <w:bookmarkEnd w:id="4"/>
    </w:p>
    <w:p w:rsidR="008F0D91" w:rsidRDefault="00446214" w14:paraId="2BB6C00C" w14:textId="0FFB403C">
      <w:pPr>
        <w:pStyle w:val="TableofFigures"/>
        <w:tabs>
          <w:tab w:val="right" w:leader="dot" w:pos="9061"/>
        </w:tabs>
        <w:rPr>
          <w:rFonts w:asciiTheme="minorHAnsi" w:hAnsiTheme="minorHAnsi" w:eastAsiaTheme="minorEastAsia"/>
          <w:noProof/>
          <w:kern w:val="2"/>
          <w:szCs w:val="24"/>
          <w:lang w:eastAsia="pt-BR"/>
          <w14:ligatures w14:val="standardContextual"/>
        </w:rPr>
      </w:pPr>
      <w:r>
        <w:rPr>
          <w:rFonts w:cs="Arial"/>
          <w:szCs w:val="24"/>
        </w:rPr>
        <w:fldChar w:fldCharType="begin"/>
      </w:r>
      <w:r>
        <w:rPr>
          <w:rFonts w:cs="Arial"/>
          <w:szCs w:val="24"/>
        </w:rPr>
        <w:instrText xml:space="preserve"> TOC \c "Figura" </w:instrText>
      </w:r>
      <w:r>
        <w:rPr>
          <w:rFonts w:cs="Arial"/>
          <w:szCs w:val="24"/>
        </w:rPr>
        <w:fldChar w:fldCharType="separate"/>
      </w:r>
      <w:r w:rsidR="008F0D91">
        <w:rPr>
          <w:noProof/>
        </w:rPr>
        <w:t xml:space="preserve">Tabela </w:t>
      </w:r>
      <w:r w:rsidRPr="00D81ABF" w:rsidR="008F0D91">
        <w:rPr>
          <w:noProof/>
        </w:rPr>
        <w:t>1 - Tabela</w:t>
      </w:r>
      <w:r w:rsidR="008F0D91">
        <w:rPr>
          <w:noProof/>
        </w:rPr>
        <w:t>...</w:t>
      </w:r>
      <w:r w:rsidR="008F0D91">
        <w:rPr>
          <w:noProof/>
        </w:rPr>
        <w:tab/>
      </w:r>
      <w:r w:rsidR="008F0D91">
        <w:rPr>
          <w:noProof/>
        </w:rPr>
        <w:fldChar w:fldCharType="begin"/>
      </w:r>
      <w:r w:rsidR="008F0D91">
        <w:rPr>
          <w:noProof/>
        </w:rPr>
        <w:instrText xml:space="preserve"> PAGEREF _Toc207278015 \h </w:instrText>
      </w:r>
      <w:r w:rsidR="008F0D91">
        <w:rPr>
          <w:noProof/>
        </w:rPr>
      </w:r>
      <w:r w:rsidR="008F0D91">
        <w:rPr>
          <w:noProof/>
        </w:rPr>
        <w:fldChar w:fldCharType="separate"/>
      </w:r>
      <w:r w:rsidR="008F0D91">
        <w:rPr>
          <w:noProof/>
        </w:rPr>
        <w:t>12</w:t>
      </w:r>
      <w:r w:rsidR="008F0D91">
        <w:rPr>
          <w:noProof/>
        </w:rPr>
        <w:fldChar w:fldCharType="end"/>
      </w:r>
    </w:p>
    <w:p w:rsidRPr="009951FA" w:rsidR="00446214" w:rsidP="009951FA" w:rsidRDefault="00446214" w14:paraId="581FFA31" w14:textId="4D6F4A14">
      <w:pPr>
        <w:pStyle w:val="TableofFigures"/>
        <w:tabs>
          <w:tab w:val="right" w:leader="dot" w:pos="9061"/>
        </w:tabs>
        <w:spacing w:line="360" w:lineRule="auto"/>
        <w:rPr>
          <w:rFonts w:asciiTheme="minorHAnsi" w:hAnsiTheme="minorHAnsi" w:eastAsiaTheme="minorEastAsia"/>
          <w:noProof/>
          <w:kern w:val="2"/>
          <w:szCs w:val="24"/>
          <w:lang w:eastAsia="pt-BR"/>
          <w14:ligatures w14:val="standardContextual"/>
        </w:rPr>
      </w:pPr>
      <w:r>
        <w:rPr>
          <w:rFonts w:cs="Arial"/>
          <w:szCs w:val="24"/>
        </w:rPr>
        <w:fldChar w:fldCharType="end"/>
      </w:r>
    </w:p>
    <w:p w:rsidRPr="00B95614" w:rsidR="003066AF" w:rsidP="00B95614" w:rsidRDefault="003066AF" w14:paraId="648AAC82" w14:textId="100199DC">
      <w:pPr>
        <w:spacing w:line="360" w:lineRule="auto"/>
        <w:jc w:val="left"/>
        <w:rPr>
          <w:rFonts w:cs="Arial"/>
          <w:i/>
          <w:szCs w:val="24"/>
        </w:rPr>
      </w:pPr>
      <w:r>
        <w:rPr>
          <w:rFonts w:cs="Arial"/>
          <w:szCs w:val="24"/>
        </w:rPr>
        <w:br w:type="page"/>
      </w:r>
    </w:p>
    <w:bookmarkStart w:name="_Toc1776636302" w:displacedByCustomXml="next" w:id="5"/>
    <w:sdt>
      <w:sdtPr>
        <w:id w:val="1995446568"/>
        <w:docPartObj>
          <w:docPartGallery w:val="Table of Contents"/>
          <w:docPartUnique/>
        </w:docPartObj>
        <w:rPr>
          <w:rFonts w:eastAsia="Calibri" w:cs="Arial" w:eastAsiaTheme="minorAscii" w:cstheme="minorBidi"/>
          <w:b w:val="0"/>
          <w:bCs w:val="0"/>
          <w:color w:val="auto"/>
        </w:rPr>
      </w:sdtPr>
      <w:sdtContent>
        <w:p w:rsidRPr="00945900" w:rsidR="00556B2D" w:rsidP="00F87C7C" w:rsidRDefault="00B95614" w14:paraId="43C54177" w14:textId="0303C540">
          <w:pPr>
            <w:pStyle w:val="Titulosemnumerao"/>
            <w:ind w:firstLine="0"/>
          </w:pPr>
          <w:r w:rsidRPr="00945900">
            <w:t>SUMÁRIO</w:t>
          </w:r>
          <w:bookmarkEnd w:id="5"/>
        </w:p>
        <w:p w:rsidR="00E82405" w:rsidP="4BB8A627" w:rsidRDefault="4BB8A627" w14:paraId="48E98362" w14:textId="77777777">
          <w:pPr>
            <w:pStyle w:val="TOC1"/>
            <w:tabs>
              <w:tab w:val="right" w:leader="dot" w:pos="9060"/>
            </w:tabs>
            <w:rPr>
              <w:rStyle w:val="Hyperlink"/>
              <w:noProof/>
              <w:kern w:val="2"/>
              <w:lang w:eastAsia="pt-BR"/>
              <w14:ligatures w14:val="standardContextual"/>
            </w:rPr>
          </w:pPr>
          <w:r>
            <w:fldChar w:fldCharType="begin"/>
          </w:r>
          <w:r w:rsidR="00556B2D">
            <w:instrText>TOC \o "1-3" \z \u \h</w:instrText>
          </w:r>
          <w:r>
            <w:fldChar w:fldCharType="separate"/>
          </w:r>
          <w:hyperlink w:anchor="_Toc99455131">
            <w:r w:rsidRPr="4BB8A627">
              <w:rPr>
                <w:rStyle w:val="Hyperlink"/>
              </w:rPr>
              <w:t>RESUMO</w:t>
            </w:r>
            <w:r w:rsidR="00556B2D">
              <w:tab/>
            </w:r>
            <w:r w:rsidR="00556B2D">
              <w:fldChar w:fldCharType="begin"/>
            </w:r>
            <w:r w:rsidR="00556B2D">
              <w:instrText>PAGEREF _Toc99455131 \h</w:instrText>
            </w:r>
            <w:r w:rsidR="00556B2D">
              <w:fldChar w:fldCharType="separate"/>
            </w:r>
            <w:r w:rsidRPr="4BB8A627">
              <w:rPr>
                <w:rStyle w:val="Hyperlink"/>
              </w:rPr>
              <w:t>2</w:t>
            </w:r>
            <w:r w:rsidR="00556B2D">
              <w:fldChar w:fldCharType="end"/>
            </w:r>
          </w:hyperlink>
        </w:p>
        <w:p w:rsidR="00E82405" w:rsidP="4BB8A627" w:rsidRDefault="4BB8A627" w14:paraId="41621D4B" w14:textId="77777777">
          <w:pPr>
            <w:pStyle w:val="TOC1"/>
            <w:tabs>
              <w:tab w:val="right" w:leader="dot" w:pos="9060"/>
            </w:tabs>
            <w:rPr>
              <w:rStyle w:val="Hyperlink"/>
              <w:noProof/>
              <w:kern w:val="2"/>
              <w:lang w:eastAsia="pt-BR"/>
              <w14:ligatures w14:val="standardContextual"/>
            </w:rPr>
          </w:pPr>
          <w:hyperlink w:anchor="_Toc706014048">
            <w:r w:rsidRPr="4BB8A627">
              <w:rPr>
                <w:rStyle w:val="Hyperlink"/>
              </w:rPr>
              <w:t>ABSTRACT</w:t>
            </w:r>
            <w:r w:rsidR="00E82405">
              <w:tab/>
            </w:r>
            <w:r w:rsidR="00E82405">
              <w:fldChar w:fldCharType="begin"/>
            </w:r>
            <w:r w:rsidR="00E82405">
              <w:instrText>PAGEREF _Toc706014048 \h</w:instrText>
            </w:r>
            <w:r w:rsidR="00E82405">
              <w:fldChar w:fldCharType="separate"/>
            </w:r>
            <w:r w:rsidRPr="4BB8A627">
              <w:rPr>
                <w:rStyle w:val="Hyperlink"/>
              </w:rPr>
              <w:t>3</w:t>
            </w:r>
            <w:r w:rsidR="00E82405">
              <w:fldChar w:fldCharType="end"/>
            </w:r>
          </w:hyperlink>
        </w:p>
        <w:p w:rsidR="00E82405" w:rsidP="4BB8A627" w:rsidRDefault="4BB8A627" w14:paraId="6C0AA627" w14:textId="77777777">
          <w:pPr>
            <w:pStyle w:val="TOC1"/>
            <w:tabs>
              <w:tab w:val="right" w:leader="dot" w:pos="9060"/>
            </w:tabs>
            <w:rPr>
              <w:rStyle w:val="Hyperlink"/>
              <w:noProof/>
              <w:kern w:val="2"/>
              <w:lang w:eastAsia="pt-BR"/>
              <w14:ligatures w14:val="standardContextual"/>
            </w:rPr>
          </w:pPr>
          <w:hyperlink w:anchor="_Toc613691377">
            <w:r w:rsidRPr="4BB8A627">
              <w:rPr>
                <w:rStyle w:val="Hyperlink"/>
              </w:rPr>
              <w:t>LISTA DE FIGURAS</w:t>
            </w:r>
            <w:r w:rsidR="00E82405">
              <w:tab/>
            </w:r>
            <w:r w:rsidR="00E82405">
              <w:fldChar w:fldCharType="begin"/>
            </w:r>
            <w:r w:rsidR="00E82405">
              <w:instrText>PAGEREF _Toc613691377 \h</w:instrText>
            </w:r>
            <w:r w:rsidR="00E82405">
              <w:fldChar w:fldCharType="separate"/>
            </w:r>
            <w:r w:rsidRPr="4BB8A627">
              <w:rPr>
                <w:rStyle w:val="Hyperlink"/>
              </w:rPr>
              <w:t>4</w:t>
            </w:r>
            <w:r w:rsidR="00E82405">
              <w:fldChar w:fldCharType="end"/>
            </w:r>
          </w:hyperlink>
        </w:p>
        <w:p w:rsidR="00E82405" w:rsidP="4BB8A627" w:rsidRDefault="4BB8A627" w14:paraId="6F951330" w14:textId="77777777">
          <w:pPr>
            <w:pStyle w:val="TOC1"/>
            <w:tabs>
              <w:tab w:val="right" w:leader="dot" w:pos="9060"/>
            </w:tabs>
            <w:rPr>
              <w:rStyle w:val="Hyperlink"/>
              <w:noProof/>
              <w:kern w:val="2"/>
              <w:lang w:eastAsia="pt-BR"/>
              <w14:ligatures w14:val="standardContextual"/>
            </w:rPr>
          </w:pPr>
          <w:hyperlink w:anchor="_Toc428906647">
            <w:r w:rsidRPr="4BB8A627">
              <w:rPr>
                <w:rStyle w:val="Hyperlink"/>
              </w:rPr>
              <w:t>LISTA DE SIGLAS</w:t>
            </w:r>
            <w:r w:rsidR="00E82405">
              <w:tab/>
            </w:r>
            <w:r w:rsidR="00E82405">
              <w:fldChar w:fldCharType="begin"/>
            </w:r>
            <w:r w:rsidR="00E82405">
              <w:instrText>PAGEREF _Toc428906647 \h</w:instrText>
            </w:r>
            <w:r w:rsidR="00E82405">
              <w:fldChar w:fldCharType="separate"/>
            </w:r>
            <w:r w:rsidRPr="4BB8A627">
              <w:rPr>
                <w:rStyle w:val="Hyperlink"/>
              </w:rPr>
              <w:t>5</w:t>
            </w:r>
            <w:r w:rsidR="00E82405">
              <w:fldChar w:fldCharType="end"/>
            </w:r>
          </w:hyperlink>
        </w:p>
        <w:p w:rsidR="00E82405" w:rsidP="4BB8A627" w:rsidRDefault="4BB8A627" w14:paraId="450DFD5E" w14:textId="77777777">
          <w:pPr>
            <w:pStyle w:val="TOC1"/>
            <w:tabs>
              <w:tab w:val="right" w:leader="dot" w:pos="9060"/>
            </w:tabs>
            <w:rPr>
              <w:rStyle w:val="Hyperlink"/>
              <w:noProof/>
              <w:kern w:val="2"/>
              <w:lang w:eastAsia="pt-BR"/>
              <w14:ligatures w14:val="standardContextual"/>
            </w:rPr>
          </w:pPr>
          <w:hyperlink w:anchor="_Toc1071080147">
            <w:r w:rsidRPr="4BB8A627">
              <w:rPr>
                <w:rStyle w:val="Hyperlink"/>
              </w:rPr>
              <w:t>LISTA DE TABELAS</w:t>
            </w:r>
            <w:r w:rsidR="00E82405">
              <w:tab/>
            </w:r>
            <w:r w:rsidR="00E82405">
              <w:fldChar w:fldCharType="begin"/>
            </w:r>
            <w:r w:rsidR="00E82405">
              <w:instrText>PAGEREF _Toc1071080147 \h</w:instrText>
            </w:r>
            <w:r w:rsidR="00E82405">
              <w:fldChar w:fldCharType="separate"/>
            </w:r>
            <w:r w:rsidRPr="4BB8A627">
              <w:rPr>
                <w:rStyle w:val="Hyperlink"/>
              </w:rPr>
              <w:t>6</w:t>
            </w:r>
            <w:r w:rsidR="00E82405">
              <w:fldChar w:fldCharType="end"/>
            </w:r>
          </w:hyperlink>
        </w:p>
        <w:p w:rsidR="00E82405" w:rsidP="4BB8A627" w:rsidRDefault="4BB8A627" w14:paraId="44BDCC66" w14:textId="77777777">
          <w:pPr>
            <w:pStyle w:val="TOC1"/>
            <w:tabs>
              <w:tab w:val="right" w:leader="dot" w:pos="9060"/>
            </w:tabs>
            <w:rPr>
              <w:rStyle w:val="Hyperlink"/>
              <w:noProof/>
              <w:kern w:val="2"/>
              <w:lang w:eastAsia="pt-BR"/>
              <w14:ligatures w14:val="standardContextual"/>
            </w:rPr>
          </w:pPr>
          <w:hyperlink w:anchor="_Toc1776636302">
            <w:r w:rsidRPr="4BB8A627">
              <w:rPr>
                <w:rStyle w:val="Hyperlink"/>
              </w:rPr>
              <w:t>SUMÁRIO</w:t>
            </w:r>
            <w:r w:rsidR="00E82405">
              <w:tab/>
            </w:r>
            <w:r w:rsidR="00E82405">
              <w:fldChar w:fldCharType="begin"/>
            </w:r>
            <w:r w:rsidR="00E82405">
              <w:instrText>PAGEREF _Toc1776636302 \h</w:instrText>
            </w:r>
            <w:r w:rsidR="00E82405">
              <w:fldChar w:fldCharType="separate"/>
            </w:r>
            <w:r w:rsidRPr="4BB8A627">
              <w:rPr>
                <w:rStyle w:val="Hyperlink"/>
              </w:rPr>
              <w:t>7</w:t>
            </w:r>
            <w:r w:rsidR="00E82405">
              <w:fldChar w:fldCharType="end"/>
            </w:r>
          </w:hyperlink>
        </w:p>
        <w:p w:rsidR="00E82405" w:rsidP="4BB8A627" w:rsidRDefault="4BB8A627" w14:paraId="4057494F" w14:textId="77777777">
          <w:pPr>
            <w:pStyle w:val="TOC1"/>
            <w:tabs>
              <w:tab w:val="left" w:pos="480"/>
              <w:tab w:val="right" w:leader="dot" w:pos="9060"/>
            </w:tabs>
            <w:rPr>
              <w:rStyle w:val="Hyperlink"/>
              <w:noProof/>
              <w:kern w:val="2"/>
              <w:lang w:eastAsia="pt-BR"/>
              <w14:ligatures w14:val="standardContextual"/>
            </w:rPr>
          </w:pPr>
          <w:hyperlink w:anchor="_Toc800191387">
            <w:r w:rsidRPr="4BB8A627">
              <w:rPr>
                <w:rStyle w:val="Hyperlink"/>
              </w:rPr>
              <w:t>1</w:t>
            </w:r>
            <w:r w:rsidR="00E82405">
              <w:tab/>
            </w:r>
            <w:r w:rsidRPr="4BB8A627">
              <w:rPr>
                <w:rStyle w:val="Hyperlink"/>
              </w:rPr>
              <w:t>INTRODUÇÃO</w:t>
            </w:r>
            <w:r w:rsidR="00E82405">
              <w:tab/>
            </w:r>
            <w:r w:rsidR="00E82405">
              <w:fldChar w:fldCharType="begin"/>
            </w:r>
            <w:r w:rsidR="00E82405">
              <w:instrText>PAGEREF _Toc800191387 \h</w:instrText>
            </w:r>
            <w:r w:rsidR="00E82405">
              <w:fldChar w:fldCharType="separate"/>
            </w:r>
            <w:r w:rsidRPr="4BB8A627">
              <w:rPr>
                <w:rStyle w:val="Hyperlink"/>
              </w:rPr>
              <w:t>8</w:t>
            </w:r>
            <w:r w:rsidR="00E82405">
              <w:fldChar w:fldCharType="end"/>
            </w:r>
          </w:hyperlink>
        </w:p>
        <w:p w:rsidR="00E82405" w:rsidP="4BB8A627" w:rsidRDefault="4BB8A627" w14:paraId="6FA436E2" w14:textId="77777777">
          <w:pPr>
            <w:pStyle w:val="TOC2"/>
            <w:tabs>
              <w:tab w:val="clear" w:pos="9061"/>
              <w:tab w:val="left" w:pos="720"/>
              <w:tab w:val="right" w:leader="dot" w:pos="9060"/>
            </w:tabs>
            <w:rPr>
              <w:rStyle w:val="Hyperlink"/>
              <w:kern w:val="2"/>
              <w:lang w:eastAsia="pt-BR"/>
              <w14:ligatures w14:val="standardContextual"/>
            </w:rPr>
          </w:pPr>
          <w:hyperlink w:anchor="_Toc1384491433">
            <w:r w:rsidRPr="4BB8A627">
              <w:rPr>
                <w:rStyle w:val="Hyperlink"/>
              </w:rPr>
              <w:t>1.1</w:t>
            </w:r>
            <w:r w:rsidR="00E82405">
              <w:tab/>
            </w:r>
            <w:r w:rsidRPr="4BB8A627">
              <w:rPr>
                <w:rStyle w:val="Hyperlink"/>
              </w:rPr>
              <w:t>TIPOS DE DEFICIÊNCIA</w:t>
            </w:r>
            <w:r w:rsidR="00E82405">
              <w:tab/>
            </w:r>
            <w:r w:rsidR="00E82405">
              <w:fldChar w:fldCharType="begin"/>
            </w:r>
            <w:r w:rsidR="00E82405">
              <w:instrText>PAGEREF _Toc1384491433 \h</w:instrText>
            </w:r>
            <w:r w:rsidR="00E82405">
              <w:fldChar w:fldCharType="separate"/>
            </w:r>
            <w:r w:rsidRPr="4BB8A627">
              <w:rPr>
                <w:rStyle w:val="Hyperlink"/>
              </w:rPr>
              <w:t>9</w:t>
            </w:r>
            <w:r w:rsidR="00E82405">
              <w:fldChar w:fldCharType="end"/>
            </w:r>
          </w:hyperlink>
        </w:p>
        <w:p w:rsidR="00E82405" w:rsidP="4BB8A627" w:rsidRDefault="4BB8A627" w14:paraId="09DA7E7B" w14:textId="77777777">
          <w:pPr>
            <w:pStyle w:val="TOC3"/>
            <w:tabs>
              <w:tab w:val="left" w:pos="1200"/>
              <w:tab w:val="right" w:leader="dot" w:pos="9060"/>
            </w:tabs>
            <w:rPr>
              <w:rStyle w:val="Hyperlink"/>
              <w:noProof/>
              <w:kern w:val="2"/>
              <w:lang w:eastAsia="pt-BR"/>
              <w14:ligatures w14:val="standardContextual"/>
            </w:rPr>
          </w:pPr>
          <w:hyperlink w:anchor="_Toc575569580">
            <w:r w:rsidRPr="4BB8A627">
              <w:rPr>
                <w:rStyle w:val="Hyperlink"/>
              </w:rPr>
              <w:t>1.1.1</w:t>
            </w:r>
            <w:r w:rsidR="00E82405">
              <w:tab/>
            </w:r>
            <w:r w:rsidRPr="4BB8A627">
              <w:rPr>
                <w:rStyle w:val="Hyperlink"/>
              </w:rPr>
              <w:t>Intelectual</w:t>
            </w:r>
            <w:r w:rsidR="00E82405">
              <w:tab/>
            </w:r>
            <w:r w:rsidR="00E82405">
              <w:fldChar w:fldCharType="begin"/>
            </w:r>
            <w:r w:rsidR="00E82405">
              <w:instrText>PAGEREF _Toc575569580 \h</w:instrText>
            </w:r>
            <w:r w:rsidR="00E82405">
              <w:fldChar w:fldCharType="separate"/>
            </w:r>
            <w:r w:rsidRPr="4BB8A627">
              <w:rPr>
                <w:rStyle w:val="Hyperlink"/>
              </w:rPr>
              <w:t>9</w:t>
            </w:r>
            <w:r w:rsidR="00E82405">
              <w:fldChar w:fldCharType="end"/>
            </w:r>
          </w:hyperlink>
        </w:p>
        <w:p w:rsidR="00E82405" w:rsidP="4BB8A627" w:rsidRDefault="4BB8A627" w14:paraId="1E32EA42" w14:textId="77777777">
          <w:pPr>
            <w:pStyle w:val="TOC3"/>
            <w:tabs>
              <w:tab w:val="left" w:pos="1200"/>
              <w:tab w:val="right" w:leader="dot" w:pos="9060"/>
            </w:tabs>
            <w:rPr>
              <w:rStyle w:val="Hyperlink"/>
              <w:noProof/>
              <w:kern w:val="2"/>
              <w:lang w:eastAsia="pt-BR"/>
              <w14:ligatures w14:val="standardContextual"/>
            </w:rPr>
          </w:pPr>
          <w:hyperlink w:anchor="_Toc1171332866">
            <w:r w:rsidRPr="4BB8A627">
              <w:rPr>
                <w:rStyle w:val="Hyperlink"/>
              </w:rPr>
              <w:t>1.1.2</w:t>
            </w:r>
            <w:r w:rsidR="00E82405">
              <w:tab/>
            </w:r>
            <w:r w:rsidRPr="4BB8A627">
              <w:rPr>
                <w:rStyle w:val="Hyperlink"/>
              </w:rPr>
              <w:t>Física</w:t>
            </w:r>
            <w:r w:rsidR="00E82405">
              <w:tab/>
            </w:r>
            <w:r w:rsidR="00E82405">
              <w:fldChar w:fldCharType="begin"/>
            </w:r>
            <w:r w:rsidR="00E82405">
              <w:instrText>PAGEREF _Toc1171332866 \h</w:instrText>
            </w:r>
            <w:r w:rsidR="00E82405">
              <w:fldChar w:fldCharType="separate"/>
            </w:r>
            <w:r w:rsidRPr="4BB8A627">
              <w:rPr>
                <w:rStyle w:val="Hyperlink"/>
              </w:rPr>
              <w:t>9</w:t>
            </w:r>
            <w:r w:rsidR="00E82405">
              <w:fldChar w:fldCharType="end"/>
            </w:r>
          </w:hyperlink>
        </w:p>
        <w:p w:rsidR="00E82405" w:rsidP="4BB8A627" w:rsidRDefault="4BB8A627" w14:paraId="2251BAF3" w14:textId="77777777">
          <w:pPr>
            <w:pStyle w:val="TOC3"/>
            <w:tabs>
              <w:tab w:val="left" w:pos="1200"/>
              <w:tab w:val="right" w:leader="dot" w:pos="9060"/>
            </w:tabs>
            <w:rPr>
              <w:rStyle w:val="Hyperlink"/>
              <w:noProof/>
              <w:kern w:val="2"/>
              <w:lang w:eastAsia="pt-BR"/>
              <w14:ligatures w14:val="standardContextual"/>
            </w:rPr>
          </w:pPr>
          <w:hyperlink w:anchor="_Toc1264582910">
            <w:r w:rsidRPr="4BB8A627">
              <w:rPr>
                <w:rStyle w:val="Hyperlink"/>
              </w:rPr>
              <w:t>1.1.3</w:t>
            </w:r>
            <w:r w:rsidR="00E82405">
              <w:tab/>
            </w:r>
            <w:r w:rsidRPr="4BB8A627">
              <w:rPr>
                <w:rStyle w:val="Hyperlink"/>
              </w:rPr>
              <w:t>Sensorial</w:t>
            </w:r>
            <w:r w:rsidR="00E82405">
              <w:tab/>
            </w:r>
            <w:r w:rsidR="00E82405">
              <w:fldChar w:fldCharType="begin"/>
            </w:r>
            <w:r w:rsidR="00E82405">
              <w:instrText>PAGEREF _Toc1264582910 \h</w:instrText>
            </w:r>
            <w:r w:rsidR="00E82405">
              <w:fldChar w:fldCharType="separate"/>
            </w:r>
            <w:r w:rsidRPr="4BB8A627">
              <w:rPr>
                <w:rStyle w:val="Hyperlink"/>
              </w:rPr>
              <w:t>9</w:t>
            </w:r>
            <w:r w:rsidR="00E82405">
              <w:fldChar w:fldCharType="end"/>
            </w:r>
          </w:hyperlink>
        </w:p>
        <w:p w:rsidR="00E82405" w:rsidP="4BB8A627" w:rsidRDefault="4BB8A627" w14:paraId="347DAF01" w14:textId="77777777">
          <w:pPr>
            <w:pStyle w:val="TOC2"/>
            <w:tabs>
              <w:tab w:val="clear" w:pos="9061"/>
              <w:tab w:val="left" w:pos="720"/>
              <w:tab w:val="right" w:leader="dot" w:pos="9060"/>
            </w:tabs>
            <w:rPr>
              <w:rStyle w:val="Hyperlink"/>
              <w:kern w:val="2"/>
              <w:lang w:eastAsia="pt-BR"/>
              <w14:ligatures w14:val="standardContextual"/>
            </w:rPr>
          </w:pPr>
          <w:hyperlink w:anchor="_Toc1989058036">
            <w:r w:rsidRPr="4BB8A627">
              <w:rPr>
                <w:rStyle w:val="Hyperlink"/>
              </w:rPr>
              <w:t>1.2</w:t>
            </w:r>
            <w:r w:rsidR="00E82405">
              <w:tab/>
            </w:r>
            <w:r w:rsidRPr="4BB8A627">
              <w:rPr>
                <w:rStyle w:val="Hyperlink"/>
              </w:rPr>
              <w:t>DEFICIENCIA VISUAL</w:t>
            </w:r>
            <w:r w:rsidR="00E82405">
              <w:tab/>
            </w:r>
            <w:r w:rsidR="00E82405">
              <w:fldChar w:fldCharType="begin"/>
            </w:r>
            <w:r w:rsidR="00E82405">
              <w:instrText>PAGEREF _Toc1989058036 \h</w:instrText>
            </w:r>
            <w:r w:rsidR="00E82405">
              <w:fldChar w:fldCharType="separate"/>
            </w:r>
            <w:r w:rsidRPr="4BB8A627">
              <w:rPr>
                <w:rStyle w:val="Hyperlink"/>
              </w:rPr>
              <w:t>10</w:t>
            </w:r>
            <w:r w:rsidR="00E82405">
              <w:fldChar w:fldCharType="end"/>
            </w:r>
          </w:hyperlink>
        </w:p>
        <w:p w:rsidR="00E82405" w:rsidP="4BB8A627" w:rsidRDefault="4BB8A627" w14:paraId="54AF9214" w14:textId="77777777">
          <w:pPr>
            <w:pStyle w:val="TOC3"/>
            <w:tabs>
              <w:tab w:val="left" w:pos="1200"/>
              <w:tab w:val="right" w:leader="dot" w:pos="9060"/>
            </w:tabs>
            <w:rPr>
              <w:rStyle w:val="Hyperlink"/>
              <w:noProof/>
              <w:kern w:val="2"/>
              <w:lang w:eastAsia="pt-BR"/>
              <w14:ligatures w14:val="standardContextual"/>
            </w:rPr>
          </w:pPr>
          <w:hyperlink w:anchor="_Toc650149618">
            <w:r w:rsidRPr="4BB8A627">
              <w:rPr>
                <w:rStyle w:val="Hyperlink"/>
              </w:rPr>
              <w:t>1.2.1</w:t>
            </w:r>
            <w:r w:rsidR="00E82405">
              <w:tab/>
            </w:r>
            <w:r w:rsidRPr="4BB8A627">
              <w:rPr>
                <w:rStyle w:val="Hyperlink"/>
              </w:rPr>
              <w:t>Sistema braile</w:t>
            </w:r>
            <w:r w:rsidR="00E82405">
              <w:tab/>
            </w:r>
            <w:r w:rsidR="00E82405">
              <w:fldChar w:fldCharType="begin"/>
            </w:r>
            <w:r w:rsidR="00E82405">
              <w:instrText>PAGEREF _Toc650149618 \h</w:instrText>
            </w:r>
            <w:r w:rsidR="00E82405">
              <w:fldChar w:fldCharType="separate"/>
            </w:r>
            <w:r w:rsidRPr="4BB8A627">
              <w:rPr>
                <w:rStyle w:val="Hyperlink"/>
              </w:rPr>
              <w:t>12</w:t>
            </w:r>
            <w:r w:rsidR="00E82405">
              <w:fldChar w:fldCharType="end"/>
            </w:r>
          </w:hyperlink>
        </w:p>
        <w:p w:rsidR="00E82405" w:rsidP="4BB8A627" w:rsidRDefault="4BB8A627" w14:paraId="6E83E580" w14:textId="77777777">
          <w:pPr>
            <w:pStyle w:val="TOC3"/>
            <w:tabs>
              <w:tab w:val="left" w:pos="1200"/>
              <w:tab w:val="right" w:leader="dot" w:pos="9060"/>
            </w:tabs>
            <w:rPr>
              <w:rStyle w:val="Hyperlink"/>
              <w:noProof/>
              <w:kern w:val="2"/>
              <w:lang w:eastAsia="pt-BR"/>
              <w14:ligatures w14:val="standardContextual"/>
            </w:rPr>
          </w:pPr>
          <w:hyperlink w:anchor="_Toc221657403">
            <w:r w:rsidRPr="4BB8A627">
              <w:rPr>
                <w:rStyle w:val="Hyperlink"/>
              </w:rPr>
              <w:t>1.2.2</w:t>
            </w:r>
            <w:r w:rsidR="00E82405">
              <w:tab/>
            </w:r>
            <w:r w:rsidRPr="4BB8A627">
              <w:rPr>
                <w:rStyle w:val="Hyperlink"/>
              </w:rPr>
              <w:t>Contexto social</w:t>
            </w:r>
            <w:r w:rsidR="00E82405">
              <w:tab/>
            </w:r>
            <w:r w:rsidR="00E82405">
              <w:fldChar w:fldCharType="begin"/>
            </w:r>
            <w:r w:rsidR="00E82405">
              <w:instrText>PAGEREF _Toc221657403 \h</w:instrText>
            </w:r>
            <w:r w:rsidR="00E82405">
              <w:fldChar w:fldCharType="separate"/>
            </w:r>
            <w:r w:rsidRPr="4BB8A627">
              <w:rPr>
                <w:rStyle w:val="Hyperlink"/>
              </w:rPr>
              <w:t>13</w:t>
            </w:r>
            <w:r w:rsidR="00E82405">
              <w:fldChar w:fldCharType="end"/>
            </w:r>
          </w:hyperlink>
        </w:p>
        <w:p w:rsidR="00E82405" w:rsidP="4BB8A627" w:rsidRDefault="4BB8A627" w14:paraId="55085057" w14:textId="77777777">
          <w:pPr>
            <w:pStyle w:val="TOC2"/>
            <w:tabs>
              <w:tab w:val="clear" w:pos="9061"/>
              <w:tab w:val="left" w:pos="720"/>
              <w:tab w:val="right" w:leader="dot" w:pos="9060"/>
            </w:tabs>
            <w:rPr>
              <w:rStyle w:val="Hyperlink"/>
              <w:kern w:val="2"/>
              <w:lang w:eastAsia="pt-BR"/>
              <w14:ligatures w14:val="standardContextual"/>
            </w:rPr>
          </w:pPr>
          <w:hyperlink w:anchor="_Toc929208394">
            <w:r w:rsidRPr="4BB8A627">
              <w:rPr>
                <w:rStyle w:val="Hyperlink"/>
              </w:rPr>
              <w:t>1.3</w:t>
            </w:r>
            <w:r w:rsidR="00E82405">
              <w:tab/>
            </w:r>
            <w:r w:rsidRPr="4BB8A627">
              <w:rPr>
                <w:rStyle w:val="Hyperlink"/>
              </w:rPr>
              <w:t>MATEMÁTICA</w:t>
            </w:r>
            <w:r w:rsidR="00E82405">
              <w:tab/>
            </w:r>
            <w:r w:rsidR="00E82405">
              <w:fldChar w:fldCharType="begin"/>
            </w:r>
            <w:r w:rsidR="00E82405">
              <w:instrText>PAGEREF _Toc929208394 \h</w:instrText>
            </w:r>
            <w:r w:rsidR="00E82405">
              <w:fldChar w:fldCharType="separate"/>
            </w:r>
            <w:r w:rsidRPr="4BB8A627">
              <w:rPr>
                <w:rStyle w:val="Hyperlink"/>
              </w:rPr>
              <w:t>14</w:t>
            </w:r>
            <w:r w:rsidR="00E82405">
              <w:fldChar w:fldCharType="end"/>
            </w:r>
          </w:hyperlink>
        </w:p>
        <w:p w:rsidR="00E82405" w:rsidP="4BB8A627" w:rsidRDefault="4BB8A627" w14:paraId="3AFF08BA" w14:textId="77777777">
          <w:pPr>
            <w:pStyle w:val="TOC3"/>
            <w:tabs>
              <w:tab w:val="left" w:pos="1200"/>
              <w:tab w:val="right" w:leader="dot" w:pos="9060"/>
            </w:tabs>
            <w:rPr>
              <w:rStyle w:val="Hyperlink"/>
              <w:noProof/>
              <w:kern w:val="2"/>
              <w:lang w:eastAsia="pt-BR"/>
              <w14:ligatures w14:val="standardContextual"/>
            </w:rPr>
          </w:pPr>
          <w:hyperlink w:anchor="_Toc456019429">
            <w:r w:rsidRPr="4BB8A627">
              <w:rPr>
                <w:rStyle w:val="Hyperlink"/>
              </w:rPr>
              <w:t>1.3.1</w:t>
            </w:r>
            <w:r w:rsidR="00E82405">
              <w:tab/>
            </w:r>
            <w:r w:rsidRPr="4BB8A627">
              <w:rPr>
                <w:rStyle w:val="Hyperlink"/>
              </w:rPr>
              <w:t>Tipos de formas de interpretação</w:t>
            </w:r>
            <w:r w:rsidR="00E82405">
              <w:tab/>
            </w:r>
            <w:r w:rsidR="00E82405">
              <w:fldChar w:fldCharType="begin"/>
            </w:r>
            <w:r w:rsidR="00E82405">
              <w:instrText>PAGEREF _Toc456019429 \h</w:instrText>
            </w:r>
            <w:r w:rsidR="00E82405">
              <w:fldChar w:fldCharType="separate"/>
            </w:r>
            <w:r w:rsidRPr="4BB8A627">
              <w:rPr>
                <w:rStyle w:val="Hyperlink"/>
              </w:rPr>
              <w:t>15</w:t>
            </w:r>
            <w:r w:rsidR="00E82405">
              <w:fldChar w:fldCharType="end"/>
            </w:r>
          </w:hyperlink>
        </w:p>
        <w:p w:rsidR="00E82405" w:rsidP="4BB8A627" w:rsidRDefault="4BB8A627" w14:paraId="64FE895B" w14:textId="77777777">
          <w:pPr>
            <w:pStyle w:val="TOC3"/>
            <w:tabs>
              <w:tab w:val="left" w:pos="1200"/>
              <w:tab w:val="right" w:leader="dot" w:pos="9060"/>
            </w:tabs>
            <w:rPr>
              <w:rStyle w:val="Hyperlink"/>
              <w:noProof/>
              <w:kern w:val="2"/>
              <w:lang w:eastAsia="pt-BR"/>
              <w14:ligatures w14:val="standardContextual"/>
            </w:rPr>
          </w:pPr>
          <w:hyperlink w:anchor="_Toc320268387">
            <w:r w:rsidRPr="4BB8A627">
              <w:rPr>
                <w:rStyle w:val="Hyperlink"/>
              </w:rPr>
              <w:t>1.3.2</w:t>
            </w:r>
            <w:r w:rsidR="00E82405">
              <w:tab/>
            </w:r>
            <w:r w:rsidRPr="4BB8A627">
              <w:rPr>
                <w:rStyle w:val="Hyperlink"/>
              </w:rPr>
              <w:t>Matemática Científica</w:t>
            </w:r>
            <w:r w:rsidR="00E82405">
              <w:tab/>
            </w:r>
            <w:r w:rsidR="00E82405">
              <w:fldChar w:fldCharType="begin"/>
            </w:r>
            <w:r w:rsidR="00E82405">
              <w:instrText>PAGEREF _Toc320268387 \h</w:instrText>
            </w:r>
            <w:r w:rsidR="00E82405">
              <w:fldChar w:fldCharType="separate"/>
            </w:r>
            <w:r w:rsidRPr="4BB8A627">
              <w:rPr>
                <w:rStyle w:val="Hyperlink"/>
              </w:rPr>
              <w:t>16</w:t>
            </w:r>
            <w:r w:rsidR="00E82405">
              <w:fldChar w:fldCharType="end"/>
            </w:r>
          </w:hyperlink>
        </w:p>
        <w:p w:rsidR="00E82405" w:rsidP="4BB8A627" w:rsidRDefault="4BB8A627" w14:paraId="13E85455" w14:textId="77777777">
          <w:pPr>
            <w:pStyle w:val="TOC2"/>
            <w:tabs>
              <w:tab w:val="clear" w:pos="9061"/>
              <w:tab w:val="left" w:pos="720"/>
              <w:tab w:val="right" w:leader="dot" w:pos="9060"/>
            </w:tabs>
            <w:rPr>
              <w:rStyle w:val="Hyperlink"/>
              <w:kern w:val="2"/>
              <w:lang w:eastAsia="pt-BR"/>
              <w14:ligatures w14:val="standardContextual"/>
            </w:rPr>
          </w:pPr>
          <w:hyperlink w:anchor="_Toc705727727">
            <w:r w:rsidRPr="4BB8A627">
              <w:rPr>
                <w:rStyle w:val="Hyperlink"/>
              </w:rPr>
              <w:t>1.4</w:t>
            </w:r>
            <w:r w:rsidR="00E82405">
              <w:tab/>
            </w:r>
            <w:r w:rsidRPr="4BB8A627">
              <w:rPr>
                <w:rStyle w:val="Hyperlink"/>
              </w:rPr>
              <w:t>AUTOMAÇÃO / USO DA TECNOLOGIA</w:t>
            </w:r>
            <w:r w:rsidR="00E82405">
              <w:tab/>
            </w:r>
            <w:r w:rsidR="00E82405">
              <w:fldChar w:fldCharType="begin"/>
            </w:r>
            <w:r w:rsidR="00E82405">
              <w:instrText>PAGEREF _Toc705727727 \h</w:instrText>
            </w:r>
            <w:r w:rsidR="00E82405">
              <w:fldChar w:fldCharType="separate"/>
            </w:r>
            <w:r w:rsidRPr="4BB8A627">
              <w:rPr>
                <w:rStyle w:val="Hyperlink"/>
              </w:rPr>
              <w:t>17</w:t>
            </w:r>
            <w:r w:rsidR="00E82405">
              <w:fldChar w:fldCharType="end"/>
            </w:r>
          </w:hyperlink>
        </w:p>
        <w:p w:rsidR="00E82405" w:rsidP="4BB8A627" w:rsidRDefault="4BB8A627" w14:paraId="52F80669" w14:textId="77777777">
          <w:pPr>
            <w:pStyle w:val="TOC3"/>
            <w:tabs>
              <w:tab w:val="left" w:pos="1200"/>
              <w:tab w:val="right" w:leader="dot" w:pos="9060"/>
            </w:tabs>
            <w:rPr>
              <w:rStyle w:val="Hyperlink"/>
              <w:noProof/>
              <w:kern w:val="2"/>
              <w:lang w:eastAsia="pt-BR"/>
              <w14:ligatures w14:val="standardContextual"/>
            </w:rPr>
          </w:pPr>
          <w:hyperlink w:anchor="_Toc1076781953">
            <w:r w:rsidRPr="4BB8A627">
              <w:rPr>
                <w:rStyle w:val="Hyperlink"/>
              </w:rPr>
              <w:t>1.4.1</w:t>
            </w:r>
            <w:r w:rsidR="00E82405">
              <w:tab/>
            </w:r>
            <w:r w:rsidRPr="4BB8A627">
              <w:rPr>
                <w:rStyle w:val="Hyperlink"/>
              </w:rPr>
              <w:t>Ferramentas automatizadas</w:t>
            </w:r>
            <w:r w:rsidR="00E82405">
              <w:tab/>
            </w:r>
            <w:r w:rsidR="00E82405">
              <w:fldChar w:fldCharType="begin"/>
            </w:r>
            <w:r w:rsidR="00E82405">
              <w:instrText>PAGEREF _Toc1076781953 \h</w:instrText>
            </w:r>
            <w:r w:rsidR="00E82405">
              <w:fldChar w:fldCharType="separate"/>
            </w:r>
            <w:r w:rsidRPr="4BB8A627">
              <w:rPr>
                <w:rStyle w:val="Hyperlink"/>
              </w:rPr>
              <w:t>17</w:t>
            </w:r>
            <w:r w:rsidR="00E82405">
              <w:fldChar w:fldCharType="end"/>
            </w:r>
          </w:hyperlink>
        </w:p>
        <w:p w:rsidR="00E82405" w:rsidP="4BB8A627" w:rsidRDefault="4BB8A627" w14:paraId="101AD991" w14:textId="77777777">
          <w:pPr>
            <w:pStyle w:val="TOC3"/>
            <w:tabs>
              <w:tab w:val="left" w:pos="1200"/>
              <w:tab w:val="right" w:leader="dot" w:pos="9060"/>
            </w:tabs>
            <w:rPr>
              <w:rStyle w:val="Hyperlink"/>
              <w:noProof/>
              <w:kern w:val="2"/>
              <w:lang w:eastAsia="pt-BR"/>
              <w14:ligatures w14:val="standardContextual"/>
            </w:rPr>
          </w:pPr>
          <w:hyperlink w:anchor="_Toc109190866">
            <w:r w:rsidRPr="4BB8A627">
              <w:rPr>
                <w:rStyle w:val="Hyperlink"/>
              </w:rPr>
              <w:t>1.4.2</w:t>
            </w:r>
            <w:r w:rsidR="00E82405">
              <w:tab/>
            </w:r>
            <w:r w:rsidRPr="4BB8A627">
              <w:rPr>
                <w:rStyle w:val="Hyperlink"/>
              </w:rPr>
              <w:t>Calculadoras científicas</w:t>
            </w:r>
            <w:r w:rsidR="00E82405">
              <w:tab/>
            </w:r>
            <w:r w:rsidR="00E82405">
              <w:fldChar w:fldCharType="begin"/>
            </w:r>
            <w:r w:rsidR="00E82405">
              <w:instrText>PAGEREF _Toc109190866 \h</w:instrText>
            </w:r>
            <w:r w:rsidR="00E82405">
              <w:fldChar w:fldCharType="separate"/>
            </w:r>
            <w:r w:rsidRPr="4BB8A627">
              <w:rPr>
                <w:rStyle w:val="Hyperlink"/>
              </w:rPr>
              <w:t>17</w:t>
            </w:r>
            <w:r w:rsidR="00E82405">
              <w:fldChar w:fldCharType="end"/>
            </w:r>
          </w:hyperlink>
        </w:p>
        <w:p w:rsidR="00E82405" w:rsidP="4BB8A627" w:rsidRDefault="4BB8A627" w14:paraId="711946F8" w14:textId="77777777">
          <w:pPr>
            <w:pStyle w:val="TOC2"/>
            <w:tabs>
              <w:tab w:val="clear" w:pos="9061"/>
              <w:tab w:val="left" w:pos="720"/>
              <w:tab w:val="right" w:leader="dot" w:pos="9060"/>
            </w:tabs>
            <w:rPr>
              <w:rStyle w:val="Hyperlink"/>
              <w:kern w:val="2"/>
              <w:lang w:eastAsia="pt-BR"/>
              <w14:ligatures w14:val="standardContextual"/>
            </w:rPr>
          </w:pPr>
          <w:hyperlink w:anchor="_Toc1259899235">
            <w:r w:rsidRPr="4BB8A627">
              <w:rPr>
                <w:rStyle w:val="Hyperlink"/>
              </w:rPr>
              <w:t>1.5</w:t>
            </w:r>
            <w:r w:rsidR="00E82405">
              <w:tab/>
            </w:r>
            <w:r w:rsidRPr="4BB8A627">
              <w:rPr>
                <w:rStyle w:val="Hyperlink"/>
              </w:rPr>
              <w:t>OBJETIVO</w:t>
            </w:r>
            <w:r w:rsidR="00E82405">
              <w:tab/>
            </w:r>
            <w:r w:rsidR="00E82405">
              <w:fldChar w:fldCharType="begin"/>
            </w:r>
            <w:r w:rsidR="00E82405">
              <w:instrText>PAGEREF _Toc1259899235 \h</w:instrText>
            </w:r>
            <w:r w:rsidR="00E82405">
              <w:fldChar w:fldCharType="separate"/>
            </w:r>
            <w:r w:rsidRPr="4BB8A627">
              <w:rPr>
                <w:rStyle w:val="Hyperlink"/>
              </w:rPr>
              <w:t>18</w:t>
            </w:r>
            <w:r w:rsidR="00E82405">
              <w:fldChar w:fldCharType="end"/>
            </w:r>
          </w:hyperlink>
        </w:p>
        <w:p w:rsidR="00E82405" w:rsidP="4BB8A627" w:rsidRDefault="4BB8A627" w14:paraId="71C49A3E" w14:textId="77777777">
          <w:pPr>
            <w:pStyle w:val="TOC3"/>
            <w:tabs>
              <w:tab w:val="left" w:pos="1200"/>
              <w:tab w:val="right" w:leader="dot" w:pos="9060"/>
            </w:tabs>
            <w:rPr>
              <w:rStyle w:val="Hyperlink"/>
              <w:noProof/>
              <w:kern w:val="2"/>
              <w:lang w:eastAsia="pt-BR"/>
              <w14:ligatures w14:val="standardContextual"/>
            </w:rPr>
          </w:pPr>
          <w:hyperlink w:anchor="_Toc63320774">
            <w:r w:rsidRPr="4BB8A627">
              <w:rPr>
                <w:rStyle w:val="Hyperlink"/>
              </w:rPr>
              <w:t>1.5.1</w:t>
            </w:r>
            <w:r w:rsidR="00E82405">
              <w:tab/>
            </w:r>
            <w:r w:rsidRPr="4BB8A627">
              <w:rPr>
                <w:rStyle w:val="Hyperlink"/>
              </w:rPr>
              <w:t>OBJETIVOS ESPECÍFICOS</w:t>
            </w:r>
            <w:r w:rsidR="00E82405">
              <w:tab/>
            </w:r>
            <w:r w:rsidR="00E82405">
              <w:fldChar w:fldCharType="begin"/>
            </w:r>
            <w:r w:rsidR="00E82405">
              <w:instrText>PAGEREF _Toc63320774 \h</w:instrText>
            </w:r>
            <w:r w:rsidR="00E82405">
              <w:fldChar w:fldCharType="separate"/>
            </w:r>
            <w:r w:rsidRPr="4BB8A627">
              <w:rPr>
                <w:rStyle w:val="Hyperlink"/>
              </w:rPr>
              <w:t>18</w:t>
            </w:r>
            <w:r w:rsidR="00E82405">
              <w:fldChar w:fldCharType="end"/>
            </w:r>
          </w:hyperlink>
        </w:p>
        <w:p w:rsidR="00E82405" w:rsidP="4BB8A627" w:rsidRDefault="4BB8A627" w14:paraId="1E5E29FF" w14:textId="77777777">
          <w:pPr>
            <w:pStyle w:val="TOC3"/>
            <w:tabs>
              <w:tab w:val="left" w:pos="1200"/>
              <w:tab w:val="right" w:leader="dot" w:pos="9060"/>
            </w:tabs>
            <w:rPr>
              <w:rStyle w:val="Hyperlink"/>
              <w:noProof/>
              <w:kern w:val="2"/>
              <w:lang w:eastAsia="pt-BR"/>
              <w14:ligatures w14:val="standardContextual"/>
            </w:rPr>
          </w:pPr>
          <w:hyperlink w:anchor="_Toc1707213163">
            <w:r w:rsidRPr="4BB8A627">
              <w:rPr>
                <w:rStyle w:val="Hyperlink"/>
              </w:rPr>
              <w:t>1.5.2</w:t>
            </w:r>
            <w:r w:rsidR="00E82405">
              <w:tab/>
            </w:r>
            <w:r w:rsidRPr="4BB8A627">
              <w:rPr>
                <w:rStyle w:val="Hyperlink"/>
              </w:rPr>
              <w:t>ELEMENTOS NÃO CONTEMPLADOS</w:t>
            </w:r>
            <w:r w:rsidR="00E82405">
              <w:tab/>
            </w:r>
            <w:r w:rsidR="00E82405">
              <w:fldChar w:fldCharType="begin"/>
            </w:r>
            <w:r w:rsidR="00E82405">
              <w:instrText>PAGEREF _Toc1707213163 \h</w:instrText>
            </w:r>
            <w:r w:rsidR="00E82405">
              <w:fldChar w:fldCharType="separate"/>
            </w:r>
            <w:r w:rsidRPr="4BB8A627">
              <w:rPr>
                <w:rStyle w:val="Hyperlink"/>
              </w:rPr>
              <w:t>19</w:t>
            </w:r>
            <w:r w:rsidR="00E82405">
              <w:fldChar w:fldCharType="end"/>
            </w:r>
          </w:hyperlink>
        </w:p>
        <w:p w:rsidR="00E82405" w:rsidP="4BB8A627" w:rsidRDefault="4BB8A627" w14:paraId="1D7DDDA7" w14:textId="77777777">
          <w:pPr>
            <w:pStyle w:val="TOC1"/>
            <w:tabs>
              <w:tab w:val="left" w:pos="480"/>
              <w:tab w:val="right" w:leader="dot" w:pos="9060"/>
            </w:tabs>
            <w:rPr>
              <w:rStyle w:val="Hyperlink"/>
              <w:kern w:val="2"/>
              <w:lang w:eastAsia="pt-BR"/>
              <w14:ligatures w14:val="standardContextual"/>
            </w:rPr>
          </w:pPr>
          <w:hyperlink w:anchor="_Toc1686803500">
            <w:r w:rsidRPr="4BB8A627">
              <w:rPr>
                <w:rStyle w:val="Hyperlink"/>
              </w:rPr>
              <w:t>2</w:t>
            </w:r>
            <w:r w:rsidR="00E82405">
              <w:tab/>
            </w:r>
            <w:r w:rsidRPr="4BB8A627">
              <w:rPr>
                <w:rStyle w:val="Hyperlink"/>
              </w:rPr>
              <w:t>MATERIAIS E MÉTODOS</w:t>
            </w:r>
            <w:r w:rsidR="00E82405">
              <w:tab/>
            </w:r>
            <w:r w:rsidR="00E82405">
              <w:fldChar w:fldCharType="begin"/>
            </w:r>
            <w:r w:rsidR="00E82405">
              <w:instrText>PAGEREF _Toc1686803500 \h</w:instrText>
            </w:r>
            <w:r w:rsidR="00E82405">
              <w:fldChar w:fldCharType="separate"/>
            </w:r>
            <w:r w:rsidRPr="4BB8A627">
              <w:rPr>
                <w:rStyle w:val="Hyperlink"/>
              </w:rPr>
              <w:t>19</w:t>
            </w:r>
            <w:r w:rsidR="00E82405">
              <w:fldChar w:fldCharType="end"/>
            </w:r>
          </w:hyperlink>
        </w:p>
        <w:p w:rsidR="00E82405" w:rsidP="4BB8A627" w:rsidRDefault="4BB8A627" w14:paraId="00AD041F" w14:textId="77777777">
          <w:pPr>
            <w:pStyle w:val="TOC2"/>
            <w:tabs>
              <w:tab w:val="clear" w:pos="9061"/>
              <w:tab w:val="left" w:pos="720"/>
              <w:tab w:val="right" w:leader="dot" w:pos="9060"/>
            </w:tabs>
            <w:rPr>
              <w:rStyle w:val="Hyperlink"/>
              <w:kern w:val="2"/>
              <w:lang w:eastAsia="pt-BR"/>
              <w14:ligatures w14:val="standardContextual"/>
            </w:rPr>
          </w:pPr>
          <w:hyperlink w:anchor="_Toc1474420514">
            <w:r w:rsidRPr="4BB8A627">
              <w:rPr>
                <w:rStyle w:val="Hyperlink"/>
              </w:rPr>
              <w:t>2.1</w:t>
            </w:r>
            <w:r w:rsidR="00E82405">
              <w:tab/>
            </w:r>
            <w:r w:rsidRPr="4BB8A627">
              <w:rPr>
                <w:rStyle w:val="Hyperlink"/>
              </w:rPr>
              <w:t>HARDWARE</w:t>
            </w:r>
            <w:r w:rsidR="00E82405">
              <w:tab/>
            </w:r>
            <w:r w:rsidR="00E82405">
              <w:fldChar w:fldCharType="begin"/>
            </w:r>
            <w:r w:rsidR="00E82405">
              <w:instrText>PAGEREF _Toc1474420514 \h</w:instrText>
            </w:r>
            <w:r w:rsidR="00E82405">
              <w:fldChar w:fldCharType="separate"/>
            </w:r>
            <w:r w:rsidRPr="4BB8A627">
              <w:rPr>
                <w:rStyle w:val="Hyperlink"/>
              </w:rPr>
              <w:t>20</w:t>
            </w:r>
            <w:r w:rsidR="00E82405">
              <w:fldChar w:fldCharType="end"/>
            </w:r>
          </w:hyperlink>
        </w:p>
        <w:p w:rsidR="00E82405" w:rsidP="4BB8A627" w:rsidRDefault="4BB8A627" w14:paraId="0883D270" w14:textId="77777777">
          <w:pPr>
            <w:pStyle w:val="TOC3"/>
            <w:tabs>
              <w:tab w:val="left" w:pos="1200"/>
              <w:tab w:val="right" w:leader="dot" w:pos="9060"/>
            </w:tabs>
            <w:rPr>
              <w:rStyle w:val="Hyperlink"/>
              <w:noProof/>
              <w:kern w:val="2"/>
              <w:lang w:eastAsia="pt-BR"/>
              <w14:ligatures w14:val="standardContextual"/>
            </w:rPr>
          </w:pPr>
          <w:hyperlink w:anchor="_Toc1318448395">
            <w:r w:rsidRPr="4BB8A627">
              <w:rPr>
                <w:rStyle w:val="Hyperlink"/>
              </w:rPr>
              <w:t>2.1.1</w:t>
            </w:r>
            <w:r w:rsidR="00E82405">
              <w:tab/>
            </w:r>
            <w:r w:rsidRPr="4BB8A627">
              <w:rPr>
                <w:rStyle w:val="Hyperlink"/>
              </w:rPr>
              <w:t>Arduino Pro Micro</w:t>
            </w:r>
            <w:r w:rsidR="00E82405">
              <w:tab/>
            </w:r>
            <w:r w:rsidR="00E82405">
              <w:fldChar w:fldCharType="begin"/>
            </w:r>
            <w:r w:rsidR="00E82405">
              <w:instrText>PAGEREF _Toc1318448395 \h</w:instrText>
            </w:r>
            <w:r w:rsidR="00E82405">
              <w:fldChar w:fldCharType="separate"/>
            </w:r>
            <w:r w:rsidRPr="4BB8A627">
              <w:rPr>
                <w:rStyle w:val="Hyperlink"/>
              </w:rPr>
              <w:t>20</w:t>
            </w:r>
            <w:r w:rsidR="00E82405">
              <w:fldChar w:fldCharType="end"/>
            </w:r>
          </w:hyperlink>
        </w:p>
        <w:p w:rsidR="00E82405" w:rsidP="4BB8A627" w:rsidRDefault="4BB8A627" w14:paraId="442CB681" w14:textId="77777777">
          <w:pPr>
            <w:pStyle w:val="TOC3"/>
            <w:tabs>
              <w:tab w:val="left" w:pos="1200"/>
              <w:tab w:val="right" w:leader="dot" w:pos="9060"/>
            </w:tabs>
            <w:rPr>
              <w:rStyle w:val="Hyperlink"/>
              <w:noProof/>
              <w:kern w:val="2"/>
              <w:lang w:eastAsia="pt-BR"/>
              <w14:ligatures w14:val="standardContextual"/>
            </w:rPr>
          </w:pPr>
          <w:hyperlink w:anchor="_Toc1439960843">
            <w:r w:rsidRPr="4BB8A627">
              <w:rPr>
                <w:rStyle w:val="Hyperlink"/>
              </w:rPr>
              <w:t>2.1.2</w:t>
            </w:r>
            <w:r w:rsidR="00E82405">
              <w:tab/>
            </w:r>
            <w:r w:rsidRPr="4BB8A627">
              <w:rPr>
                <w:rStyle w:val="Hyperlink"/>
              </w:rPr>
              <w:t>Switches mecânicos</w:t>
            </w:r>
            <w:r w:rsidR="00E82405">
              <w:tab/>
            </w:r>
            <w:r w:rsidR="00E82405">
              <w:fldChar w:fldCharType="begin"/>
            </w:r>
            <w:r w:rsidR="00E82405">
              <w:instrText>PAGEREF _Toc1439960843 \h</w:instrText>
            </w:r>
            <w:r w:rsidR="00E82405">
              <w:fldChar w:fldCharType="separate"/>
            </w:r>
            <w:r w:rsidRPr="4BB8A627">
              <w:rPr>
                <w:rStyle w:val="Hyperlink"/>
              </w:rPr>
              <w:t>21</w:t>
            </w:r>
            <w:r w:rsidR="00E82405">
              <w:fldChar w:fldCharType="end"/>
            </w:r>
          </w:hyperlink>
        </w:p>
        <w:p w:rsidR="00E82405" w:rsidP="4BB8A627" w:rsidRDefault="4BB8A627" w14:paraId="02625177" w14:textId="77777777">
          <w:pPr>
            <w:pStyle w:val="TOC3"/>
            <w:tabs>
              <w:tab w:val="left" w:pos="1200"/>
              <w:tab w:val="right" w:leader="dot" w:pos="9060"/>
            </w:tabs>
            <w:rPr>
              <w:rStyle w:val="Hyperlink"/>
              <w:kern w:val="2"/>
              <w:lang w:eastAsia="pt-BR"/>
              <w14:ligatures w14:val="standardContextual"/>
            </w:rPr>
          </w:pPr>
          <w:hyperlink w:anchor="_Toc1172306450">
            <w:r w:rsidRPr="4BB8A627">
              <w:rPr>
                <w:rStyle w:val="Hyperlink"/>
              </w:rPr>
              <w:t>2.1.3</w:t>
            </w:r>
            <w:r w:rsidR="00E82405">
              <w:tab/>
            </w:r>
            <w:r w:rsidRPr="4BB8A627">
              <w:rPr>
                <w:rStyle w:val="Hyperlink"/>
              </w:rPr>
              <w:t>PCI</w:t>
            </w:r>
            <w:r w:rsidR="00E82405">
              <w:tab/>
            </w:r>
            <w:r w:rsidR="00E82405">
              <w:fldChar w:fldCharType="begin"/>
            </w:r>
            <w:r w:rsidR="00E82405">
              <w:instrText>PAGEREF _Toc1172306450 \h</w:instrText>
            </w:r>
            <w:r w:rsidR="00E82405">
              <w:fldChar w:fldCharType="separate"/>
            </w:r>
            <w:r w:rsidRPr="4BB8A627">
              <w:rPr>
                <w:rStyle w:val="Hyperlink"/>
              </w:rPr>
              <w:t>22</w:t>
            </w:r>
            <w:r w:rsidR="00E82405">
              <w:fldChar w:fldCharType="end"/>
            </w:r>
          </w:hyperlink>
        </w:p>
        <w:p w:rsidR="00E82405" w:rsidP="4BB8A627" w:rsidRDefault="4BB8A627" w14:paraId="10DBEEE4" w14:textId="77777777">
          <w:pPr>
            <w:pStyle w:val="TOC2"/>
            <w:tabs>
              <w:tab w:val="clear" w:pos="9061"/>
              <w:tab w:val="left" w:pos="720"/>
              <w:tab w:val="right" w:leader="dot" w:pos="9060"/>
            </w:tabs>
            <w:rPr>
              <w:rStyle w:val="Hyperlink"/>
              <w:kern w:val="2"/>
              <w:lang w:eastAsia="pt-BR"/>
              <w14:ligatures w14:val="standardContextual"/>
            </w:rPr>
          </w:pPr>
          <w:hyperlink w:anchor="_Toc1371530735">
            <w:r w:rsidRPr="4BB8A627">
              <w:rPr>
                <w:rStyle w:val="Hyperlink"/>
              </w:rPr>
              <w:t>2.2</w:t>
            </w:r>
            <w:r w:rsidR="00E82405">
              <w:tab/>
            </w:r>
            <w:r w:rsidRPr="4BB8A627">
              <w:rPr>
                <w:rStyle w:val="Hyperlink"/>
              </w:rPr>
              <w:t>SOFTWARE</w:t>
            </w:r>
            <w:r w:rsidR="00E82405">
              <w:tab/>
            </w:r>
            <w:r w:rsidR="00E82405">
              <w:fldChar w:fldCharType="begin"/>
            </w:r>
            <w:r w:rsidR="00E82405">
              <w:instrText>PAGEREF _Toc1371530735 \h</w:instrText>
            </w:r>
            <w:r w:rsidR="00E82405">
              <w:fldChar w:fldCharType="separate"/>
            </w:r>
            <w:r w:rsidRPr="4BB8A627">
              <w:rPr>
                <w:rStyle w:val="Hyperlink"/>
              </w:rPr>
              <w:t>22</w:t>
            </w:r>
            <w:r w:rsidR="00E82405">
              <w:fldChar w:fldCharType="end"/>
            </w:r>
          </w:hyperlink>
        </w:p>
        <w:p w:rsidR="00E82405" w:rsidP="4BB8A627" w:rsidRDefault="4BB8A627" w14:paraId="60685E32" w14:textId="77777777">
          <w:pPr>
            <w:pStyle w:val="TOC2"/>
            <w:tabs>
              <w:tab w:val="clear" w:pos="9061"/>
              <w:tab w:val="left" w:pos="720"/>
              <w:tab w:val="right" w:leader="dot" w:pos="9060"/>
            </w:tabs>
            <w:rPr>
              <w:rStyle w:val="Hyperlink"/>
              <w:kern w:val="2"/>
              <w:lang w:eastAsia="pt-BR"/>
              <w14:ligatures w14:val="standardContextual"/>
            </w:rPr>
          </w:pPr>
          <w:hyperlink w:anchor="_Toc207379640">
            <w:r w:rsidRPr="4BB8A627">
              <w:rPr>
                <w:rStyle w:val="Hyperlink"/>
              </w:rPr>
              <w:t>2.3</w:t>
            </w:r>
            <w:r w:rsidR="00E82405">
              <w:tab/>
            </w:r>
            <w:r w:rsidRPr="4BB8A627">
              <w:rPr>
                <w:rStyle w:val="Hyperlink"/>
              </w:rPr>
              <w:t>ENCAPSULAMENTO</w:t>
            </w:r>
            <w:r w:rsidR="00E82405">
              <w:tab/>
            </w:r>
            <w:r w:rsidR="00E82405">
              <w:fldChar w:fldCharType="begin"/>
            </w:r>
            <w:r w:rsidR="00E82405">
              <w:instrText>PAGEREF _Toc207379640 \h</w:instrText>
            </w:r>
            <w:r w:rsidR="00E82405">
              <w:fldChar w:fldCharType="separate"/>
            </w:r>
            <w:r w:rsidRPr="4BB8A627">
              <w:rPr>
                <w:rStyle w:val="Hyperlink"/>
              </w:rPr>
              <w:t>24</w:t>
            </w:r>
            <w:r w:rsidR="00E82405">
              <w:fldChar w:fldCharType="end"/>
            </w:r>
          </w:hyperlink>
        </w:p>
        <w:p w:rsidR="00E82405" w:rsidP="4BB8A627" w:rsidRDefault="4BB8A627" w14:paraId="1EF28BF1" w14:textId="77777777">
          <w:pPr>
            <w:pStyle w:val="TOC3"/>
            <w:tabs>
              <w:tab w:val="left" w:pos="1200"/>
              <w:tab w:val="right" w:leader="dot" w:pos="9060"/>
            </w:tabs>
            <w:rPr>
              <w:rStyle w:val="Hyperlink"/>
              <w:kern w:val="2"/>
              <w:lang w:eastAsia="pt-BR"/>
              <w14:ligatures w14:val="standardContextual"/>
            </w:rPr>
          </w:pPr>
          <w:hyperlink w:anchor="_Toc1695872271">
            <w:r w:rsidRPr="4BB8A627">
              <w:rPr>
                <w:rStyle w:val="Hyperlink"/>
              </w:rPr>
              <w:t>2.3.1</w:t>
            </w:r>
            <w:r w:rsidR="00E82405">
              <w:tab/>
            </w:r>
            <w:r w:rsidRPr="4BB8A627">
              <w:rPr>
                <w:rStyle w:val="Hyperlink"/>
              </w:rPr>
              <w:t>Impressão 3D</w:t>
            </w:r>
            <w:r w:rsidR="00E82405">
              <w:tab/>
            </w:r>
            <w:r w:rsidR="00E82405">
              <w:fldChar w:fldCharType="begin"/>
            </w:r>
            <w:r w:rsidR="00E82405">
              <w:instrText>PAGEREF _Toc1695872271 \h</w:instrText>
            </w:r>
            <w:r w:rsidR="00E82405">
              <w:fldChar w:fldCharType="separate"/>
            </w:r>
            <w:r w:rsidRPr="4BB8A627">
              <w:rPr>
                <w:rStyle w:val="Hyperlink"/>
              </w:rPr>
              <w:t>24</w:t>
            </w:r>
            <w:r w:rsidR="00E82405">
              <w:fldChar w:fldCharType="end"/>
            </w:r>
          </w:hyperlink>
        </w:p>
        <w:p w:rsidR="00E82405" w:rsidP="4BB8A627" w:rsidRDefault="4BB8A627" w14:paraId="59EF65FB" w14:textId="77777777">
          <w:pPr>
            <w:pStyle w:val="TOC2"/>
            <w:tabs>
              <w:tab w:val="clear" w:pos="9061"/>
              <w:tab w:val="left" w:pos="720"/>
              <w:tab w:val="right" w:leader="dot" w:pos="9060"/>
            </w:tabs>
            <w:rPr>
              <w:rStyle w:val="Hyperlink"/>
              <w:kern w:val="2"/>
              <w:lang w:eastAsia="pt-BR"/>
              <w14:ligatures w14:val="standardContextual"/>
            </w:rPr>
          </w:pPr>
          <w:hyperlink w:anchor="_Toc911030764">
            <w:r w:rsidRPr="4BB8A627">
              <w:rPr>
                <w:rStyle w:val="Hyperlink"/>
              </w:rPr>
              <w:t>2.4</w:t>
            </w:r>
            <w:r w:rsidR="00E82405">
              <w:tab/>
            </w:r>
            <w:r w:rsidRPr="4BB8A627">
              <w:rPr>
                <w:rStyle w:val="Hyperlink"/>
              </w:rPr>
              <w:t>ORGANIZAÇÃO</w:t>
            </w:r>
            <w:r w:rsidR="00E82405">
              <w:tab/>
            </w:r>
            <w:r w:rsidR="00E82405">
              <w:fldChar w:fldCharType="begin"/>
            </w:r>
            <w:r w:rsidR="00E82405">
              <w:instrText>PAGEREF _Toc911030764 \h</w:instrText>
            </w:r>
            <w:r w:rsidR="00E82405">
              <w:fldChar w:fldCharType="separate"/>
            </w:r>
            <w:r w:rsidRPr="4BB8A627">
              <w:rPr>
                <w:rStyle w:val="Hyperlink"/>
              </w:rPr>
              <w:t>24</w:t>
            </w:r>
            <w:r w:rsidR="00E82405">
              <w:fldChar w:fldCharType="end"/>
            </w:r>
          </w:hyperlink>
        </w:p>
        <w:p w:rsidR="00E82405" w:rsidP="4BB8A627" w:rsidRDefault="4BB8A627" w14:paraId="50282852" w14:textId="77777777">
          <w:pPr>
            <w:pStyle w:val="TOC1"/>
            <w:tabs>
              <w:tab w:val="left" w:pos="480"/>
              <w:tab w:val="right" w:leader="dot" w:pos="9060"/>
            </w:tabs>
            <w:rPr>
              <w:rStyle w:val="Hyperlink"/>
              <w:noProof/>
              <w:kern w:val="2"/>
              <w:lang w:eastAsia="pt-BR"/>
              <w14:ligatures w14:val="standardContextual"/>
            </w:rPr>
          </w:pPr>
          <w:hyperlink w:anchor="_Toc860562082">
            <w:r w:rsidRPr="4BB8A627">
              <w:rPr>
                <w:rStyle w:val="Hyperlink"/>
              </w:rPr>
              <w:t>3</w:t>
            </w:r>
            <w:r w:rsidR="00E82405">
              <w:tab/>
            </w:r>
            <w:r w:rsidRPr="4BB8A627">
              <w:rPr>
                <w:rStyle w:val="Hyperlink"/>
              </w:rPr>
              <w:t>DESENVOLVIMENTO</w:t>
            </w:r>
            <w:r w:rsidR="00E82405">
              <w:tab/>
            </w:r>
            <w:r w:rsidR="00E82405">
              <w:fldChar w:fldCharType="begin"/>
            </w:r>
            <w:r w:rsidR="00E82405">
              <w:instrText>PAGEREF _Toc860562082 \h</w:instrText>
            </w:r>
            <w:r w:rsidR="00E82405">
              <w:fldChar w:fldCharType="separate"/>
            </w:r>
            <w:r w:rsidRPr="4BB8A627">
              <w:rPr>
                <w:rStyle w:val="Hyperlink"/>
              </w:rPr>
              <w:t>24</w:t>
            </w:r>
            <w:r w:rsidR="00E82405">
              <w:fldChar w:fldCharType="end"/>
            </w:r>
          </w:hyperlink>
        </w:p>
        <w:p w:rsidR="00E82405" w:rsidP="4BB8A627" w:rsidRDefault="4BB8A627" w14:paraId="2F9FBF56" w14:textId="77777777">
          <w:pPr>
            <w:pStyle w:val="TOC2"/>
            <w:tabs>
              <w:tab w:val="clear" w:pos="9061"/>
              <w:tab w:val="left" w:pos="720"/>
              <w:tab w:val="right" w:leader="dot" w:pos="9060"/>
            </w:tabs>
            <w:rPr>
              <w:rStyle w:val="Hyperlink"/>
              <w:kern w:val="2"/>
              <w:lang w:eastAsia="pt-BR"/>
              <w14:ligatures w14:val="standardContextual"/>
            </w:rPr>
          </w:pPr>
          <w:hyperlink w:anchor="_Toc1468818046">
            <w:r w:rsidRPr="4BB8A627">
              <w:rPr>
                <w:rStyle w:val="Hyperlink"/>
              </w:rPr>
              <w:t>3.1</w:t>
            </w:r>
            <w:r w:rsidR="00E82405">
              <w:tab/>
            </w:r>
            <w:r w:rsidRPr="4BB8A627">
              <w:rPr>
                <w:rStyle w:val="Hyperlink"/>
              </w:rPr>
              <w:t>RECURSOS DISPONÍVEIS</w:t>
            </w:r>
            <w:r w:rsidR="00E82405">
              <w:tab/>
            </w:r>
            <w:r w:rsidR="00E82405">
              <w:fldChar w:fldCharType="begin"/>
            </w:r>
            <w:r w:rsidR="00E82405">
              <w:instrText>PAGEREF _Toc1468818046 \h</w:instrText>
            </w:r>
            <w:r w:rsidR="00E82405">
              <w:fldChar w:fldCharType="separate"/>
            </w:r>
            <w:r w:rsidRPr="4BB8A627">
              <w:rPr>
                <w:rStyle w:val="Hyperlink"/>
              </w:rPr>
              <w:t>25</w:t>
            </w:r>
            <w:r w:rsidR="00E82405">
              <w:fldChar w:fldCharType="end"/>
            </w:r>
          </w:hyperlink>
        </w:p>
        <w:p w:rsidR="00E82405" w:rsidP="4BB8A627" w:rsidRDefault="4BB8A627" w14:paraId="1E7C0F26" w14:textId="77777777">
          <w:pPr>
            <w:pStyle w:val="TOC2"/>
            <w:tabs>
              <w:tab w:val="clear" w:pos="9061"/>
              <w:tab w:val="left" w:pos="720"/>
              <w:tab w:val="right" w:leader="dot" w:pos="9060"/>
            </w:tabs>
            <w:rPr>
              <w:rStyle w:val="Hyperlink"/>
              <w:kern w:val="2"/>
              <w:lang w:eastAsia="pt-BR"/>
              <w14:ligatures w14:val="standardContextual"/>
            </w:rPr>
          </w:pPr>
          <w:hyperlink w:anchor="_Toc979490317">
            <w:r w:rsidRPr="4BB8A627">
              <w:rPr>
                <w:rStyle w:val="Hyperlink"/>
              </w:rPr>
              <w:t>3.2</w:t>
            </w:r>
            <w:r w:rsidR="00E82405">
              <w:tab/>
            </w:r>
            <w:r w:rsidRPr="4BB8A627">
              <w:rPr>
                <w:rStyle w:val="Hyperlink"/>
              </w:rPr>
              <w:t>ARQUITETURA DE SOFTWARE</w:t>
            </w:r>
            <w:r w:rsidR="00E82405">
              <w:tab/>
            </w:r>
            <w:r w:rsidR="00E82405">
              <w:fldChar w:fldCharType="begin"/>
            </w:r>
            <w:r w:rsidR="00E82405">
              <w:instrText>PAGEREF _Toc979490317 \h</w:instrText>
            </w:r>
            <w:r w:rsidR="00E82405">
              <w:fldChar w:fldCharType="separate"/>
            </w:r>
            <w:r w:rsidRPr="4BB8A627">
              <w:rPr>
                <w:rStyle w:val="Hyperlink"/>
              </w:rPr>
              <w:t>26</w:t>
            </w:r>
            <w:r w:rsidR="00E82405">
              <w:fldChar w:fldCharType="end"/>
            </w:r>
          </w:hyperlink>
        </w:p>
        <w:p w:rsidR="4BB8A627" w:rsidP="4BB8A627" w:rsidRDefault="4BB8A627" w14:paraId="7D40A54F" w14:textId="45F204DD">
          <w:pPr>
            <w:pStyle w:val="TOC1"/>
            <w:tabs>
              <w:tab w:val="left" w:pos="480"/>
              <w:tab w:val="right" w:leader="dot" w:pos="9060"/>
            </w:tabs>
            <w:rPr>
              <w:rStyle w:val="Hyperlink"/>
            </w:rPr>
          </w:pPr>
          <w:hyperlink w:anchor="_Toc380558752">
            <w:r w:rsidRPr="4BB8A627">
              <w:rPr>
                <w:rStyle w:val="Hyperlink"/>
              </w:rPr>
              <w:t>4</w:t>
            </w:r>
            <w:r>
              <w:tab/>
            </w:r>
            <w:r w:rsidRPr="4BB8A627">
              <w:rPr>
                <w:rStyle w:val="Hyperlink"/>
              </w:rPr>
              <w:t>RESULTADOS</w:t>
            </w:r>
            <w:r>
              <w:tab/>
            </w:r>
            <w:r>
              <w:fldChar w:fldCharType="begin"/>
            </w:r>
            <w:r>
              <w:instrText>PAGEREF _Toc380558752 \h</w:instrText>
            </w:r>
            <w:r>
              <w:fldChar w:fldCharType="separate"/>
            </w:r>
            <w:r w:rsidRPr="4BB8A627">
              <w:rPr>
                <w:rStyle w:val="Hyperlink"/>
              </w:rPr>
              <w:t>27</w:t>
            </w:r>
            <w:r>
              <w:fldChar w:fldCharType="end"/>
            </w:r>
          </w:hyperlink>
        </w:p>
        <w:p w:rsidR="4BB8A627" w:rsidP="4BB8A627" w:rsidRDefault="4BB8A627" w14:paraId="309F1B97" w14:textId="627BD852">
          <w:pPr>
            <w:pStyle w:val="TOC1"/>
            <w:tabs>
              <w:tab w:val="left" w:pos="480"/>
              <w:tab w:val="right" w:leader="dot" w:pos="9060"/>
            </w:tabs>
            <w:rPr>
              <w:rStyle w:val="Hyperlink"/>
            </w:rPr>
          </w:pPr>
          <w:hyperlink w:anchor="_Toc668675703">
            <w:r w:rsidRPr="4BB8A627">
              <w:rPr>
                <w:rStyle w:val="Hyperlink"/>
              </w:rPr>
              <w:t>5</w:t>
            </w:r>
            <w:r>
              <w:tab/>
            </w:r>
            <w:r w:rsidRPr="4BB8A627">
              <w:rPr>
                <w:rStyle w:val="Hyperlink"/>
              </w:rPr>
              <w:t>CONCLUSÃO</w:t>
            </w:r>
            <w:r>
              <w:tab/>
            </w:r>
            <w:r>
              <w:fldChar w:fldCharType="begin"/>
            </w:r>
            <w:r>
              <w:instrText>PAGEREF _Toc668675703 \h</w:instrText>
            </w:r>
            <w:r>
              <w:fldChar w:fldCharType="separate"/>
            </w:r>
            <w:r w:rsidRPr="4BB8A627">
              <w:rPr>
                <w:rStyle w:val="Hyperlink"/>
              </w:rPr>
              <w:t>28</w:t>
            </w:r>
            <w:r>
              <w:fldChar w:fldCharType="end"/>
            </w:r>
          </w:hyperlink>
        </w:p>
        <w:p w:rsidR="4BB8A627" w:rsidP="4BB8A627" w:rsidRDefault="4BB8A627" w14:paraId="5D59561F" w14:textId="7819488D">
          <w:pPr>
            <w:pStyle w:val="TOC1"/>
            <w:tabs>
              <w:tab w:val="right" w:leader="dot" w:pos="9060"/>
            </w:tabs>
            <w:rPr>
              <w:rStyle w:val="Hyperlink"/>
            </w:rPr>
          </w:pPr>
          <w:hyperlink w:anchor="_Toc252669169">
            <w:r w:rsidRPr="4BB8A627">
              <w:rPr>
                <w:rStyle w:val="Hyperlink"/>
              </w:rPr>
              <w:t>REFERÊNCIAS</w:t>
            </w:r>
            <w:r>
              <w:tab/>
            </w:r>
            <w:r>
              <w:fldChar w:fldCharType="begin"/>
            </w:r>
            <w:r>
              <w:instrText>PAGEREF _Toc252669169 \h</w:instrText>
            </w:r>
            <w:r>
              <w:fldChar w:fldCharType="separate"/>
            </w:r>
            <w:r w:rsidRPr="4BB8A627">
              <w:rPr>
                <w:rStyle w:val="Hyperlink"/>
              </w:rPr>
              <w:t>29</w:t>
            </w:r>
            <w:r>
              <w:fldChar w:fldCharType="end"/>
            </w:r>
          </w:hyperlink>
          <w:r>
            <w:fldChar w:fldCharType="end"/>
          </w:r>
        </w:p>
      </w:sdtContent>
      <w:sdtEndPr>
        <w:rPr>
          <w:rFonts w:eastAsia="Calibri" w:cs="Arial" w:eastAsiaTheme="minorAscii" w:cstheme="minorBidi"/>
          <w:b w:val="0"/>
          <w:bCs w:val="0"/>
          <w:color w:val="auto"/>
        </w:rPr>
      </w:sdtEndPr>
    </w:sdt>
    <w:p w:rsidR="0031622A" w:rsidP="55BE1D4E" w:rsidRDefault="0031622A" w14:paraId="1C418910" w14:textId="2E3C7B41">
      <w:pPr>
        <w:sectPr w:rsidR="0031622A" w:rsidSect="00B95614">
          <w:footerReference w:type="default" r:id="rId11"/>
          <w:pgSz w:w="11906" w:h="16838" w:orient="portrait"/>
          <w:pgMar w:top="1701" w:right="1134" w:bottom="1134" w:left="1701" w:header="567" w:footer="510" w:gutter="0"/>
          <w:cols w:space="708"/>
          <w:docGrid w:linePitch="360"/>
        </w:sectPr>
      </w:pPr>
    </w:p>
    <w:p w:rsidRPr="00F87C7C" w:rsidR="00D536F9" w:rsidP="00F87C7C" w:rsidRDefault="00D536F9" w14:paraId="6DBD2E9C" w14:textId="186E4EB6">
      <w:pPr>
        <w:pStyle w:val="Heading1"/>
      </w:pPr>
      <w:bookmarkStart w:name="_Toc14264351" w:id="6"/>
      <w:bookmarkStart w:name="_Toc206782365" w:id="7"/>
      <w:bookmarkStart w:name="_Toc800191387" w:id="8"/>
      <w:r w:rsidRPr="00F87C7C">
        <w:t>INTRODUÇÃO</w:t>
      </w:r>
      <w:bookmarkEnd w:id="6"/>
      <w:bookmarkEnd w:id="7"/>
      <w:bookmarkEnd w:id="8"/>
    </w:p>
    <w:p w:rsidRPr="0095645B" w:rsidR="00F87C7C" w:rsidP="00F96910" w:rsidRDefault="000F776D" w14:paraId="24A36B45" w14:textId="5547E59D">
      <w:pPr>
        <w:pStyle w:val="TextoABNT"/>
      </w:pPr>
      <w:r>
        <w:tab/>
      </w:r>
      <w:r w:rsidRPr="0058500E" w:rsidR="0058500E">
        <w:t>Segundo a Organização Pan-Americana da Saúde (PAHO), pessoas com deficiência são aquelas que apresentam impedimentos físicos, mentais, intelectuais ou sensoriais de longo prazo que, em interação com diversas barreiras, que podem dificultar sua participação plena e efetiva na sociedade em igualdade de condições com as demais</w:t>
      </w:r>
      <w:r w:rsidRPr="0095645B" w:rsidR="00A3205A">
        <w:t>.</w:t>
      </w:r>
      <w:sdt>
        <w:sdtPr>
          <w:id w:val="38947429"/>
          <w:citation/>
        </w:sdtPr>
        <w:sdtEndPr/>
        <w:sdtContent>
          <w:r w:rsidRPr="0095645B" w:rsidR="00EF55FD">
            <w:fldChar w:fldCharType="begin"/>
          </w:r>
          <w:r w:rsidRPr="0095645B" w:rsidR="00DF1705">
            <w:instrText xml:space="preserve">CITATION OPA25 \l 1033 </w:instrText>
          </w:r>
          <w:r w:rsidRPr="0095645B" w:rsidR="00EF55FD">
            <w:fldChar w:fldCharType="separate"/>
          </w:r>
          <w:r w:rsidR="00DD17F6">
            <w:rPr>
              <w:noProof/>
            </w:rPr>
            <w:t xml:space="preserve"> (OPAS/OMS, 2025)</w:t>
          </w:r>
          <w:r w:rsidRPr="0095645B" w:rsidR="00EF55FD">
            <w:fldChar w:fldCharType="end"/>
          </w:r>
        </w:sdtContent>
      </w:sdt>
    </w:p>
    <w:p w:rsidR="0095645B" w:rsidP="00F96910" w:rsidRDefault="009F7BA6" w14:paraId="53C4D678" w14:textId="77777777">
      <w:pPr>
        <w:pStyle w:val="Heading2"/>
      </w:pPr>
      <w:bookmarkStart w:name="_Toc1384491433" w:id="9"/>
      <w:r w:rsidRPr="00F96910">
        <w:t>TIPOS DE DEFICIÊNCIA</w:t>
      </w:r>
      <w:bookmarkEnd w:id="9"/>
    </w:p>
    <w:p w:rsidR="007051D2" w:rsidP="607DD11B" w:rsidRDefault="007051D2" w14:paraId="673729A0" w14:textId="2A8D885C">
      <w:pPr>
        <w:pStyle w:val="TextoABNT"/>
      </w:pPr>
      <w:r>
        <w:t>Existem diversos tipos de deficiências</w:t>
      </w:r>
      <w:r w:rsidR="003175BB">
        <w:t>,</w:t>
      </w:r>
      <w:r w:rsidR="613F214A">
        <w:t xml:space="preserve"> cada </w:t>
      </w:r>
      <w:r w:rsidR="0020750A">
        <w:t xml:space="preserve">uma </w:t>
      </w:r>
      <w:r w:rsidRPr="002244CE" w:rsidR="002244CE">
        <w:t>impõe desafios específicos no dia a dia.</w:t>
      </w:r>
      <w:r w:rsidR="00E70825">
        <w:t xml:space="preserve"> </w:t>
      </w:r>
      <w:r w:rsidRPr="00DB2639" w:rsidR="00DB2639">
        <w:t>Essas dificuldades tornam indispensável a implementação de recursos de acessibilidade, que permitem transformar situações antes difíceis ou até impossíveis em atividades viáveis.</w:t>
      </w:r>
      <w:r w:rsidR="005B19A5">
        <w:t xml:space="preserve"> </w:t>
      </w:r>
      <w:r w:rsidRPr="005B19A5" w:rsidR="005B19A5">
        <w:t>O tipo de deficiência influencia diretamente a forma como o indivíduo interage com o mundo, sendo, por isso, classificada de acordo com o impacto que exerce sobre a vida da pessoa</w:t>
      </w:r>
      <w:r w:rsidR="006D664F">
        <w:t xml:space="preserve"> </w:t>
      </w:r>
      <w:r w:rsidR="00564FFF">
        <w:t xml:space="preserve">e </w:t>
      </w:r>
      <w:r w:rsidRPr="003A7306" w:rsidR="003A7306">
        <w:t>esfera em que se manifest</w:t>
      </w:r>
      <w:r w:rsidR="0030633A">
        <w:t>a</w:t>
      </w:r>
      <w:sdt>
        <w:sdtPr>
          <w:id w:val="358393986"/>
          <w:citation/>
        </w:sdtPr>
        <w:sdtContent>
          <w:r w:rsidR="00993D29">
            <w:fldChar w:fldCharType="begin"/>
          </w:r>
          <w:r w:rsidR="00DC0257">
            <w:instrText xml:space="preserve">CITATION Tra24 \l 1046 </w:instrText>
          </w:r>
          <w:r w:rsidR="00993D29">
            <w:fldChar w:fldCharType="separate"/>
          </w:r>
          <w:r w:rsidR="00DD17F6">
            <w:rPr>
              <w:noProof/>
            </w:rPr>
            <w:t xml:space="preserve"> (TRAYLOR, 2024)</w:t>
          </w:r>
          <w:r w:rsidR="00993D29">
            <w:fldChar w:fldCharType="end"/>
          </w:r>
        </w:sdtContent>
      </w:sdt>
      <w:r w:rsidR="00993D29">
        <w:t>.</w:t>
      </w:r>
    </w:p>
    <w:p w:rsidRPr="00F87C7C" w:rsidR="002E43B9" w:rsidP="00F87C7C" w:rsidRDefault="00F404D6" w14:paraId="0898B4C4" w14:textId="48ADEF5E">
      <w:pPr>
        <w:pStyle w:val="Heading3"/>
      </w:pPr>
      <w:bookmarkStart w:name="_Toc575569580" w:id="10"/>
      <w:r w:rsidRPr="00F87C7C">
        <w:t>Intelectual</w:t>
      </w:r>
      <w:bookmarkEnd w:id="10"/>
    </w:p>
    <w:p w:rsidRPr="00C265A3" w:rsidR="00303C71" w:rsidP="00C265A3" w:rsidRDefault="00203371" w14:paraId="529E7075" w14:textId="051168F1">
      <w:pPr>
        <w:pStyle w:val="TextoABNT"/>
      </w:pPr>
      <w:r w:rsidRPr="00C265A3">
        <w:t>Enquanto outros tipos de deficiência se manifestam de formas vis</w:t>
      </w:r>
      <w:r w:rsidRPr="00C265A3" w:rsidR="00EF0AF2">
        <w:t>ív</w:t>
      </w:r>
      <w:r w:rsidRPr="00C265A3">
        <w:t>e</w:t>
      </w:r>
      <w:r w:rsidRPr="00C265A3" w:rsidR="00271598">
        <w:t>is</w:t>
      </w:r>
      <w:r w:rsidRPr="00C265A3" w:rsidR="00E86C0D">
        <w:t xml:space="preserve"> para terceiros</w:t>
      </w:r>
      <w:r w:rsidRPr="00C265A3">
        <w:t xml:space="preserve">, as do tipo intelectual afetam o indivíduo de maneira cognitiva, gerando um conjunto de desafios, especialmente nas áreas de aprendizado e resolução de problemas. Para interagir com pessoas que apresentam esse tipo de deficiência, é importante demonstrar paciência e compreensão, oferecendo suporte quando necessário, </w:t>
      </w:r>
      <w:r w:rsidRPr="00C265A3">
        <w:rPr>
          <w:rFonts w:eastAsia="Arial" w:cs="Arial"/>
          <w:szCs w:val="24"/>
        </w:rPr>
        <w:t>mas semp</w:t>
      </w:r>
      <w:r w:rsidRPr="00C265A3" w:rsidR="00461731">
        <w:rPr>
          <w:rFonts w:eastAsia="Arial" w:cs="Arial"/>
          <w:szCs w:val="24"/>
        </w:rPr>
        <w:t xml:space="preserve">re </w:t>
      </w:r>
      <w:r w:rsidRPr="00C265A3" w:rsidR="03DD878B">
        <w:rPr>
          <w:rFonts w:eastAsia="Arial" w:cs="Arial"/>
          <w:szCs w:val="24"/>
        </w:rPr>
        <w:t>valorizando suas potencialidades e incentivando sua autonomia</w:t>
      </w:r>
      <w:r w:rsidRPr="00C265A3" w:rsidR="001B35A1">
        <w:rPr>
          <w:rFonts w:eastAsia="Arial" w:cs="Arial"/>
          <w:szCs w:val="24"/>
        </w:rPr>
        <w:t xml:space="preserve">, para </w:t>
      </w:r>
      <w:r w:rsidRPr="00C265A3" w:rsidR="03DD878B">
        <w:rPr>
          <w:rFonts w:eastAsia="Arial" w:cs="Arial"/>
          <w:szCs w:val="24"/>
        </w:rPr>
        <w:t>que possam participar da sociedade com igualdade</w:t>
      </w:r>
      <w:r w:rsidR="00DC0257">
        <w:rPr>
          <w:rFonts w:eastAsia="Arial" w:cs="Arial"/>
          <w:noProof/>
          <w:szCs w:val="24"/>
        </w:rPr>
        <w:t xml:space="preserve"> </w:t>
      </w:r>
      <w:sdt>
        <w:sdtPr>
          <w:rPr>
            <w:rFonts w:eastAsia="Arial" w:cs="Arial"/>
            <w:noProof/>
            <w:szCs w:val="24"/>
          </w:rPr>
          <w:id w:val="1579087874"/>
          <w:citation/>
        </w:sdtPr>
        <w:sdtContent>
          <w:r w:rsidR="00DC0257">
            <w:rPr>
              <w:rFonts w:eastAsia="Arial" w:cs="Arial"/>
              <w:noProof/>
              <w:szCs w:val="24"/>
            </w:rPr>
            <w:fldChar w:fldCharType="begin"/>
          </w:r>
          <w:r w:rsidR="00DC0257">
            <w:rPr>
              <w:rFonts w:eastAsia="Arial" w:cs="Arial"/>
              <w:noProof/>
              <w:szCs w:val="24"/>
            </w:rPr>
            <w:instrText xml:space="preserve"> CITATION Tra24 \l 1046 </w:instrText>
          </w:r>
          <w:r w:rsidR="00DC0257">
            <w:rPr>
              <w:rFonts w:eastAsia="Arial" w:cs="Arial"/>
              <w:noProof/>
              <w:szCs w:val="24"/>
            </w:rPr>
            <w:fldChar w:fldCharType="separate"/>
          </w:r>
          <w:r w:rsidR="00DD17F6">
            <w:rPr>
              <w:rFonts w:eastAsia="Arial" w:cs="Arial"/>
              <w:noProof/>
              <w:szCs w:val="24"/>
            </w:rPr>
            <w:t>(TRAYLOR, 2024)</w:t>
          </w:r>
          <w:r w:rsidR="00DC0257">
            <w:rPr>
              <w:rFonts w:eastAsia="Arial" w:cs="Arial"/>
              <w:noProof/>
              <w:szCs w:val="24"/>
            </w:rPr>
            <w:fldChar w:fldCharType="end"/>
          </w:r>
        </w:sdtContent>
      </w:sdt>
    </w:p>
    <w:p w:rsidRPr="009E74FC" w:rsidR="00494745" w:rsidP="009E74FC" w:rsidRDefault="0095645B" w14:paraId="0A448B38" w14:textId="6E435F4F">
      <w:pPr>
        <w:pStyle w:val="Heading3"/>
      </w:pPr>
      <w:r w:rsidRPr="009E74FC">
        <w:t xml:space="preserve"> </w:t>
      </w:r>
      <w:bookmarkStart w:name="_Toc1171332866" w:id="11"/>
      <w:r w:rsidRPr="009E74FC" w:rsidR="00077A23">
        <w:t>Física</w:t>
      </w:r>
      <w:bookmarkEnd w:id="11"/>
    </w:p>
    <w:p w:rsidRPr="0073348A" w:rsidR="0073348A" w:rsidP="00C265A3" w:rsidRDefault="00487ED5" w14:paraId="096E43FB" w14:textId="22F0E9B7">
      <w:pPr>
        <w:pStyle w:val="TextoABNT"/>
      </w:pPr>
      <w:r>
        <w:t xml:space="preserve">Esse tipo </w:t>
      </w:r>
      <w:r w:rsidR="008305A0">
        <w:t>pode s</w:t>
      </w:r>
      <w:r w:rsidR="00132BEC">
        <w:t xml:space="preserve">e manifestar devido um número abrangente de causas, podendo ser obtido através de acidentes, </w:t>
      </w:r>
      <w:r w:rsidR="00C14824">
        <w:t xml:space="preserve">distúrbios genéticos ou doenças. </w:t>
      </w:r>
      <w:r w:rsidR="00A32AAA">
        <w:t xml:space="preserve">É caracterizado </w:t>
      </w:r>
      <w:r w:rsidR="5155E18B">
        <w:t>pela redução da</w:t>
      </w:r>
      <w:r w:rsidR="00A32AAA">
        <w:t xml:space="preserve"> mobilidade ou destreza</w:t>
      </w:r>
      <w:r w:rsidR="5155E18B">
        <w:t>, exigindo</w:t>
      </w:r>
      <w:r w:rsidR="00C87DEC">
        <w:t xml:space="preserve"> o uso de </w:t>
      </w:r>
      <w:r w:rsidR="63694625">
        <w:t xml:space="preserve">andadores, bengalas, </w:t>
      </w:r>
      <w:r w:rsidR="5155E18B">
        <w:t>cadeiras</w:t>
      </w:r>
      <w:r w:rsidR="00C87DEC">
        <w:t xml:space="preserve"> de rodas</w:t>
      </w:r>
      <w:r w:rsidR="499DC7B6">
        <w:t>,</w:t>
      </w:r>
      <w:r w:rsidR="00657B27">
        <w:t xml:space="preserve"> </w:t>
      </w:r>
      <w:r w:rsidR="00C87DEC">
        <w:t xml:space="preserve">membros </w:t>
      </w:r>
      <w:r w:rsidR="00077A23">
        <w:t>prostéticos</w:t>
      </w:r>
      <w:r w:rsidR="5B8BACC6">
        <w:t xml:space="preserve"> </w:t>
      </w:r>
      <w:r w:rsidR="012B8702">
        <w:t>e</w:t>
      </w:r>
      <w:r w:rsidR="5155E18B">
        <w:t>,</w:t>
      </w:r>
      <w:r w:rsidR="012B8702">
        <w:t xml:space="preserve"> em alguns casos</w:t>
      </w:r>
      <w:r w:rsidR="5155E18B">
        <w:t xml:space="preserve">, </w:t>
      </w:r>
      <w:r w:rsidR="3C2ECFA4">
        <w:t>exoesqueletos</w:t>
      </w:r>
      <w:r w:rsidR="5155E18B">
        <w:t>,</w:t>
      </w:r>
      <w:r w:rsidR="3C2ECFA4">
        <w:t xml:space="preserve"> para </w:t>
      </w:r>
      <w:r w:rsidR="6D3E5953">
        <w:t>auxiliar</w:t>
      </w:r>
      <w:r w:rsidR="3C2ECFA4">
        <w:t xml:space="preserve"> </w:t>
      </w:r>
      <w:r w:rsidR="5155E18B">
        <w:t xml:space="preserve">na locomoção de </w:t>
      </w:r>
      <w:r w:rsidR="64F6C0FE">
        <w:t>indivíduos com mobilidade reduzida</w:t>
      </w:r>
      <w:r w:rsidR="323AA68E">
        <w:t>.</w:t>
      </w:r>
      <w:r w:rsidR="58F51E49">
        <w:t xml:space="preserve"> C</w:t>
      </w:r>
      <w:r w:rsidR="003B5B93">
        <w:t>ondições como</w:t>
      </w:r>
      <w:r w:rsidR="00874DF2">
        <w:t xml:space="preserve"> paralisia cerebral </w:t>
      </w:r>
      <w:r w:rsidR="00865F95">
        <w:t xml:space="preserve">e </w:t>
      </w:r>
      <w:r w:rsidRPr="00865F95" w:rsidR="00865F95">
        <w:t xml:space="preserve">distrofia muscular </w:t>
      </w:r>
      <w:r w:rsidR="00874DF2">
        <w:t xml:space="preserve">também </w:t>
      </w:r>
      <w:r w:rsidR="00DE0C01">
        <w:t>entram</w:t>
      </w:r>
      <w:r w:rsidR="00865F95">
        <w:t xml:space="preserve"> nessa categoria</w:t>
      </w:r>
      <w:sdt>
        <w:sdtPr>
          <w:id w:val="-1825733571"/>
          <w:citation/>
        </w:sdtPr>
        <w:sdtContent>
          <w:r w:rsidR="002B65DD">
            <w:fldChar w:fldCharType="begin"/>
          </w:r>
          <w:r w:rsidR="002B65DD">
            <w:instrText xml:space="preserve"> CITATION Por25 \l 1046 </w:instrText>
          </w:r>
          <w:r w:rsidR="002B65DD">
            <w:fldChar w:fldCharType="separate"/>
          </w:r>
          <w:r w:rsidR="00DD17F6">
            <w:rPr>
              <w:noProof/>
            </w:rPr>
            <w:t xml:space="preserve"> (Portal da Ortopedia, 2025)</w:t>
          </w:r>
          <w:r w:rsidR="002B65DD">
            <w:fldChar w:fldCharType="end"/>
          </w:r>
        </w:sdtContent>
      </w:sdt>
      <w:r w:rsidR="2C3BB838">
        <w:t>.</w:t>
      </w:r>
    </w:p>
    <w:p w:rsidRPr="0095645B" w:rsidR="009F5A2F" w:rsidP="00F87C7C" w:rsidRDefault="00FC2F09" w14:paraId="08EF9B9C" w14:textId="5CADBC0E">
      <w:pPr>
        <w:pStyle w:val="Heading3"/>
      </w:pPr>
      <w:bookmarkStart w:name="_Toc1264582910" w:id="12"/>
      <w:r w:rsidRPr="0095645B">
        <w:t>S</w:t>
      </w:r>
      <w:r w:rsidRPr="0095645B" w:rsidR="00B86ED5">
        <w:t>ensorial</w:t>
      </w:r>
      <w:bookmarkEnd w:id="12"/>
    </w:p>
    <w:p w:rsidR="00E15495" w:rsidP="00C265A3" w:rsidRDefault="00077A23" w14:paraId="046326D1" w14:textId="0754B014">
      <w:pPr>
        <w:pStyle w:val="TextoABNT"/>
      </w:pPr>
      <w:r>
        <w:t>Deficiências</w:t>
      </w:r>
      <w:r w:rsidR="00177C65">
        <w:t xml:space="preserve"> sensoriais </w:t>
      </w:r>
      <w:r w:rsidR="2FBC79F9">
        <w:t>afetam um ou mais dos sentidos responsáveis pela percepção do ambiente.</w:t>
      </w:r>
      <w:r w:rsidR="007D3790">
        <w:t xml:space="preserve"> </w:t>
      </w:r>
      <w:r w:rsidRPr="00B22AAB" w:rsidR="00B22AAB">
        <w:t>Embora possam comprometer</w:t>
      </w:r>
      <w:r w:rsidR="00B22AAB">
        <w:t xml:space="preserve"> o</w:t>
      </w:r>
      <w:r w:rsidRPr="00E15495" w:rsidR="00E15495">
        <w:t xml:space="preserve"> olfato e paladar, es</w:t>
      </w:r>
      <w:r w:rsidR="00171482">
        <w:t>t</w:t>
      </w:r>
      <w:r w:rsidRPr="00E15495" w:rsidR="00E15495">
        <w:t>e tipo de limitação</w:t>
      </w:r>
      <w:r w:rsidR="000C053D">
        <w:t xml:space="preserve"> é</w:t>
      </w:r>
      <w:r w:rsidR="00021CB5">
        <w:t xml:space="preserve"> comumente</w:t>
      </w:r>
      <w:r w:rsidR="00065F9E">
        <w:t xml:space="preserve"> lembrado por afetar outros </w:t>
      </w:r>
      <w:r w:rsidR="004238C3">
        <w:t>sentidos</w:t>
      </w:r>
      <w:r w:rsidR="24225D11">
        <w:t>,</w:t>
      </w:r>
      <w:r w:rsidR="004238C3">
        <w:t xml:space="preserve"> como o tato, causando a falta de percepção do toque</w:t>
      </w:r>
      <w:r w:rsidR="001212D7">
        <w:t>; a</w:t>
      </w:r>
      <w:r w:rsidR="00AE02A7">
        <w:t xml:space="preserve">udição, variando entre </w:t>
      </w:r>
      <w:r w:rsidR="00C80A35">
        <w:t xml:space="preserve">surdez parcial ou completa, sendo então </w:t>
      </w:r>
      <w:r>
        <w:t>necessário</w:t>
      </w:r>
      <w:r w:rsidR="00C80A35">
        <w:t xml:space="preserve"> linguagem de sinais</w:t>
      </w:r>
      <w:r w:rsidR="00ED743A">
        <w:t xml:space="preserve">, ou </w:t>
      </w:r>
      <w:r w:rsidR="009664D6">
        <w:t>acessórios que auxiliem</w:t>
      </w:r>
      <w:r w:rsidR="00AC2EE3">
        <w:t xml:space="preserve"> </w:t>
      </w:r>
      <w:r w:rsidR="009664D6">
        <w:t>na</w:t>
      </w:r>
      <w:r w:rsidR="00AC2EE3">
        <w:t xml:space="preserve"> comunicação</w:t>
      </w:r>
      <w:sdt>
        <w:sdtPr>
          <w:id w:val="-1092928794"/>
          <w:citation/>
        </w:sdtPr>
        <w:sdtContent>
          <w:r w:rsidR="00DC0257">
            <w:fldChar w:fldCharType="begin"/>
          </w:r>
          <w:r w:rsidR="00DC0257">
            <w:instrText xml:space="preserve"> CITATION Tra24 \l 1046 </w:instrText>
          </w:r>
          <w:r w:rsidR="00DC0257">
            <w:fldChar w:fldCharType="separate"/>
          </w:r>
          <w:r w:rsidR="00DD17F6">
            <w:rPr>
              <w:noProof/>
            </w:rPr>
            <w:t xml:space="preserve"> (TRAYLOR, 2024)</w:t>
          </w:r>
          <w:r w:rsidR="00DC0257">
            <w:fldChar w:fldCharType="end"/>
          </w:r>
        </w:sdtContent>
      </w:sdt>
      <w:r w:rsidR="00AC2EE3">
        <w:t>.</w:t>
      </w:r>
    </w:p>
    <w:p w:rsidR="00F87C7C" w:rsidP="009E74FC" w:rsidRDefault="002B6FDB" w14:paraId="5EA6A09C" w14:textId="15DCB608">
      <w:pPr>
        <w:pStyle w:val="TextoABNT"/>
      </w:pPr>
      <w:r>
        <w:t xml:space="preserve">O </w:t>
      </w:r>
      <w:r w:rsidR="6F07BF12">
        <w:t>último</w:t>
      </w:r>
      <w:r>
        <w:t xml:space="preserve"> sentido que</w:t>
      </w:r>
      <w:r w:rsidR="00505969">
        <w:t xml:space="preserve"> </w:t>
      </w:r>
      <w:r>
        <w:t xml:space="preserve">entra nessa categoria de </w:t>
      </w:r>
      <w:r w:rsidR="00225F86">
        <w:t>limitações</w:t>
      </w:r>
      <w:r>
        <w:t xml:space="preserve">, é </w:t>
      </w:r>
      <w:r w:rsidR="00505969">
        <w:t>a cegueira</w:t>
      </w:r>
      <w:r w:rsidR="00730C94">
        <w:t xml:space="preserve">, </w:t>
      </w:r>
      <w:r w:rsidR="00197F36">
        <w:t xml:space="preserve">que é caracterizada pela </w:t>
      </w:r>
      <w:r w:rsidR="00EB541D">
        <w:t>falta ou baixa capacidade de visão</w:t>
      </w:r>
      <w:r w:rsidR="00B826BB">
        <w:t xml:space="preserve">, seja devido </w:t>
      </w:r>
      <w:r w:rsidR="00062911">
        <w:t xml:space="preserve">a </w:t>
      </w:r>
      <w:r w:rsidR="004D37AA">
        <w:t xml:space="preserve">algum acidente ou </w:t>
      </w:r>
      <w:r w:rsidR="00CE6899">
        <w:t>doença</w:t>
      </w:r>
      <w:r w:rsidR="00190649">
        <w:t>, adquirida com o tempo</w:t>
      </w:r>
      <w:r w:rsidR="00657E5A">
        <w:t xml:space="preserve"> ou de maneira hereditária</w:t>
      </w:r>
      <w:sdt>
        <w:sdtPr>
          <w:id w:val="-1025551692"/>
          <w:citation/>
        </w:sdtPr>
        <w:sdtContent>
          <w:r w:rsidR="00DC0257">
            <w:fldChar w:fldCharType="begin"/>
          </w:r>
          <w:r w:rsidR="00DC0257">
            <w:instrText xml:space="preserve"> CITATION Tra24 \l 1046 </w:instrText>
          </w:r>
          <w:r w:rsidR="00DC0257">
            <w:fldChar w:fldCharType="separate"/>
          </w:r>
          <w:r w:rsidR="00DD17F6">
            <w:rPr>
              <w:noProof/>
            </w:rPr>
            <w:t xml:space="preserve"> (TRAYLOR, 2024)</w:t>
          </w:r>
          <w:r w:rsidR="00DC0257">
            <w:fldChar w:fldCharType="end"/>
          </w:r>
        </w:sdtContent>
      </w:sdt>
      <w:r w:rsidR="00DC0257">
        <w:rPr>
          <w:noProof/>
        </w:rPr>
        <w:t>.</w:t>
      </w:r>
      <w:r w:rsidR="00410AB8">
        <w:t xml:space="preserve"> </w:t>
      </w:r>
    </w:p>
    <w:p w:rsidR="00F87C7C" w:rsidP="009B43FF" w:rsidRDefault="009B43FF" w14:paraId="73BCA1DF" w14:textId="02DD1FBF">
      <w:pPr>
        <w:pStyle w:val="Heading2"/>
      </w:pPr>
      <w:bookmarkStart w:name="_Toc1989058036" w:id="13"/>
      <w:r>
        <w:t>DEFICIENCIA VISUAL</w:t>
      </w:r>
      <w:bookmarkEnd w:id="13"/>
    </w:p>
    <w:p w:rsidRPr="008F595A" w:rsidR="00AC2EE3" w:rsidP="00C265A3" w:rsidRDefault="00410AB8" w14:paraId="1FAFB2CA" w14:textId="636F6405">
      <w:pPr>
        <w:pStyle w:val="TextoABNT"/>
        <w:rPr>
          <w:szCs w:val="24"/>
        </w:rPr>
      </w:pPr>
      <w:r w:rsidRPr="008F595A">
        <w:rPr>
          <w:szCs w:val="24"/>
        </w:rPr>
        <w:t>De acordo com</w:t>
      </w:r>
      <w:r w:rsidRPr="008F595A" w:rsidR="00C47DB9">
        <w:rPr>
          <w:szCs w:val="24"/>
        </w:rPr>
        <w:t xml:space="preserve"> </w:t>
      </w:r>
      <w:r w:rsidRPr="008F595A" w:rsidR="0101FA03">
        <w:rPr>
          <w:szCs w:val="24"/>
        </w:rPr>
        <w:t>a</w:t>
      </w:r>
      <w:r w:rsidRPr="008F595A" w:rsidR="00C47DB9">
        <w:rPr>
          <w:szCs w:val="24"/>
        </w:rPr>
        <w:t xml:space="preserve"> </w:t>
      </w:r>
      <w:r w:rsidRPr="008F595A" w:rsidR="00E47889">
        <w:rPr>
          <w:i/>
          <w:szCs w:val="24"/>
        </w:rPr>
        <w:t>World Health Organization</w:t>
      </w:r>
      <w:r w:rsidRPr="008F595A" w:rsidR="00E81252">
        <w:rPr>
          <w:szCs w:val="24"/>
        </w:rPr>
        <w:t xml:space="preserve"> (</w:t>
      </w:r>
      <w:r w:rsidRPr="008F595A" w:rsidR="005236CE">
        <w:rPr>
          <w:szCs w:val="24"/>
        </w:rPr>
        <w:t>Organização Mundial de Saúde</w:t>
      </w:r>
      <w:r w:rsidRPr="008F595A" w:rsidR="00806637">
        <w:rPr>
          <w:szCs w:val="24"/>
        </w:rPr>
        <w:t>)</w:t>
      </w:r>
      <w:r w:rsidRPr="008F595A" w:rsidR="7391CEB4">
        <w:rPr>
          <w:szCs w:val="24"/>
        </w:rPr>
        <w:t>,</w:t>
      </w:r>
      <w:r w:rsidRPr="008F595A" w:rsidR="007C5DB1">
        <w:rPr>
          <w:szCs w:val="24"/>
        </w:rPr>
        <w:t xml:space="preserve"> </w:t>
      </w:r>
      <w:r w:rsidRPr="008F595A" w:rsidR="0079001E">
        <w:rPr>
          <w:szCs w:val="24"/>
        </w:rPr>
        <w:t>considera-se cegueira quando a</w:t>
      </w:r>
      <w:r w:rsidRPr="008F595A" w:rsidR="00764A5B">
        <w:rPr>
          <w:szCs w:val="24"/>
        </w:rPr>
        <w:t xml:space="preserve"> acuidade visual </w:t>
      </w:r>
      <w:r w:rsidRPr="008F595A" w:rsidR="0079001E">
        <w:rPr>
          <w:szCs w:val="24"/>
        </w:rPr>
        <w:t xml:space="preserve">é </w:t>
      </w:r>
      <w:r w:rsidRPr="008F595A" w:rsidR="00764A5B">
        <w:rPr>
          <w:szCs w:val="24"/>
        </w:rPr>
        <w:t xml:space="preserve">inferior </w:t>
      </w:r>
      <w:r w:rsidRPr="008F595A" w:rsidR="00BC0C83">
        <w:rPr>
          <w:szCs w:val="24"/>
        </w:rPr>
        <w:t>a 20/500</w:t>
      </w:r>
      <w:r w:rsidRPr="008F595A" w:rsidR="00862690">
        <w:rPr>
          <w:szCs w:val="24"/>
        </w:rPr>
        <w:t xml:space="preserve"> na escala Snellen, onde </w:t>
      </w:r>
      <w:r w:rsidRPr="008F595A" w:rsidR="008368F8">
        <w:rPr>
          <w:szCs w:val="24"/>
        </w:rPr>
        <w:t>o numerador representa a distância do indivíduo até a tabela de optótipos e o denominador indica a distância na qual uma pessoa com visão normal enxerga a mesma linha</w:t>
      </w:r>
      <w:r w:rsidRPr="008F595A" w:rsidR="00BD7D49">
        <w:rPr>
          <w:szCs w:val="24"/>
        </w:rPr>
        <w:t>, os valores numéricos</w:t>
      </w:r>
      <w:r w:rsidRPr="008F595A" w:rsidR="00211E44">
        <w:rPr>
          <w:szCs w:val="24"/>
        </w:rPr>
        <w:t xml:space="preserve"> são normalmente</w:t>
      </w:r>
      <w:r w:rsidRPr="008F595A" w:rsidR="00BD7D49">
        <w:rPr>
          <w:szCs w:val="24"/>
        </w:rPr>
        <w:t xml:space="preserve"> </w:t>
      </w:r>
      <w:r w:rsidRPr="008F595A" w:rsidR="00211E44">
        <w:rPr>
          <w:szCs w:val="24"/>
        </w:rPr>
        <w:t>dados em pés</w:t>
      </w:r>
      <w:r w:rsidRPr="008F595A" w:rsidR="00BD7D49">
        <w:rPr>
          <w:szCs w:val="24"/>
        </w:rPr>
        <w:t xml:space="preserve"> </w:t>
      </w:r>
      <w:r w:rsidRPr="008F595A" w:rsidR="00B3586E">
        <w:rPr>
          <w:szCs w:val="24"/>
        </w:rPr>
        <w:t xml:space="preserve">ou </w:t>
      </w:r>
      <w:r w:rsidRPr="008F595A" w:rsidR="00FD6681">
        <w:rPr>
          <w:szCs w:val="24"/>
        </w:rPr>
        <w:t xml:space="preserve">quando o </w:t>
      </w:r>
      <w:r w:rsidRPr="008F595A" w:rsidR="00B3586E">
        <w:rPr>
          <w:szCs w:val="24"/>
        </w:rPr>
        <w:t xml:space="preserve">campo visual </w:t>
      </w:r>
      <w:r w:rsidRPr="008F595A" w:rsidR="0095354F">
        <w:rPr>
          <w:szCs w:val="24"/>
        </w:rPr>
        <w:t>é inferior a</w:t>
      </w:r>
      <w:r w:rsidRPr="008F595A" w:rsidR="00B3586E">
        <w:rPr>
          <w:szCs w:val="24"/>
        </w:rPr>
        <w:t xml:space="preserve">  10</w:t>
      </w:r>
      <w:r w:rsidRPr="008F595A" w:rsidR="006709CA">
        <w:rPr>
          <w:szCs w:val="24"/>
        </w:rPr>
        <w:t xml:space="preserve"> graus</w:t>
      </w:r>
      <w:r w:rsidRPr="008F595A" w:rsidR="00D41D46">
        <w:rPr>
          <w:szCs w:val="24"/>
        </w:rPr>
        <w:t xml:space="preserve">, </w:t>
      </w:r>
      <w:r w:rsidRPr="008F595A" w:rsidR="00E84DDD">
        <w:rPr>
          <w:szCs w:val="24"/>
        </w:rPr>
        <w:t>isto é, a extensão máxima que o olho consegue perceber sem movimentar a cabeça ou os olhos</w:t>
      </w:r>
      <w:r w:rsidRPr="008F595A" w:rsidR="43899752">
        <w:rPr>
          <w:szCs w:val="24"/>
        </w:rPr>
        <w:t>;</w:t>
      </w:r>
      <w:r w:rsidRPr="008F595A" w:rsidR="00803854">
        <w:rPr>
          <w:szCs w:val="24"/>
        </w:rPr>
        <w:t xml:space="preserve"> já no Brasil</w:t>
      </w:r>
      <w:r w:rsidRPr="008F595A" w:rsidR="0FE74D88">
        <w:rPr>
          <w:szCs w:val="24"/>
        </w:rPr>
        <w:t>,</w:t>
      </w:r>
      <w:r w:rsidRPr="008F595A" w:rsidR="00803854">
        <w:rPr>
          <w:szCs w:val="24"/>
        </w:rPr>
        <w:t xml:space="preserve"> </w:t>
      </w:r>
      <w:r w:rsidRPr="008F595A" w:rsidR="00C66486">
        <w:rPr>
          <w:szCs w:val="24"/>
        </w:rPr>
        <w:t>é conside</w:t>
      </w:r>
      <w:r w:rsidRPr="008F595A" w:rsidR="00A5288B">
        <w:rPr>
          <w:szCs w:val="24"/>
        </w:rPr>
        <w:t>rad</w:t>
      </w:r>
      <w:r w:rsidRPr="008F595A" w:rsidR="0008591F">
        <w:rPr>
          <w:szCs w:val="24"/>
        </w:rPr>
        <w:t>a cega</w:t>
      </w:r>
      <w:r w:rsidRPr="008F595A" w:rsidR="00172813">
        <w:rPr>
          <w:szCs w:val="24"/>
        </w:rPr>
        <w:t xml:space="preserve"> a pessoa que possui </w:t>
      </w:r>
      <w:r w:rsidRPr="008F595A" w:rsidR="00794F44">
        <w:rPr>
          <w:szCs w:val="24"/>
        </w:rPr>
        <w:t xml:space="preserve">uma acuidade visual no melhor olho </w:t>
      </w:r>
      <w:r w:rsidRPr="008F595A" w:rsidR="00A02A1E">
        <w:rPr>
          <w:szCs w:val="24"/>
        </w:rPr>
        <w:t>inferior a 20/400</w:t>
      </w:r>
      <w:r w:rsidRPr="008F595A" w:rsidR="00B41898">
        <w:rPr>
          <w:szCs w:val="24"/>
        </w:rPr>
        <w:t xml:space="preserve"> ou quando o campo visual é igual ou inferior a 20 graus</w:t>
      </w:r>
      <w:r w:rsidRPr="008F595A" w:rsidR="64ADE044">
        <w:rPr>
          <w:szCs w:val="24"/>
        </w:rPr>
        <w:t>;</w:t>
      </w:r>
      <w:r w:rsidRPr="008F595A" w:rsidR="00456BE5">
        <w:rPr>
          <w:szCs w:val="24"/>
        </w:rPr>
        <w:t xml:space="preserve"> a ocorrência simultânea de ambas as condições também é considerada cegueira</w:t>
      </w:r>
      <w:sdt>
        <w:sdtPr>
          <w:rPr>
            <w:szCs w:val="24"/>
          </w:rPr>
          <w:id w:val="707373418"/>
          <w:citation/>
        </w:sdtPr>
        <w:sdtContent>
          <w:r w:rsidRPr="008F595A" w:rsidR="00247AC1">
            <w:rPr>
              <w:szCs w:val="24"/>
            </w:rPr>
            <w:fldChar w:fldCharType="begin"/>
          </w:r>
          <w:r w:rsidRPr="008F595A" w:rsidR="00247AC1">
            <w:rPr>
              <w:szCs w:val="24"/>
            </w:rPr>
            <w:instrText xml:space="preserve"> CITATION OPA19 \l 1046 </w:instrText>
          </w:r>
          <w:r w:rsidRPr="008F595A" w:rsidR="00247AC1">
            <w:rPr>
              <w:szCs w:val="24"/>
            </w:rPr>
            <w:fldChar w:fldCharType="separate"/>
          </w:r>
          <w:r w:rsidR="00DD17F6">
            <w:rPr>
              <w:noProof/>
              <w:szCs w:val="24"/>
            </w:rPr>
            <w:t xml:space="preserve"> (OPAS/OMS, 2019)</w:t>
          </w:r>
          <w:r w:rsidRPr="008F595A" w:rsidR="00247AC1">
            <w:rPr>
              <w:szCs w:val="24"/>
            </w:rPr>
            <w:fldChar w:fldCharType="end"/>
          </w:r>
        </w:sdtContent>
      </w:sdt>
      <w:r w:rsidRPr="008F595A" w:rsidR="00456BE5">
        <w:rPr>
          <w:szCs w:val="24"/>
        </w:rPr>
        <w:t>.</w:t>
      </w:r>
    </w:p>
    <w:p w:rsidR="00576FA8" w:rsidP="001508E7" w:rsidRDefault="00576FA8" w14:paraId="7CE0DD56" w14:textId="77777777">
      <w:pPr>
        <w:pStyle w:val="FonteLegenda"/>
      </w:pPr>
    </w:p>
    <w:p w:rsidR="00576FA8" w:rsidP="001508E7" w:rsidRDefault="00576FA8" w14:paraId="3F74D193" w14:textId="77777777">
      <w:pPr>
        <w:pStyle w:val="FonteLegenda"/>
      </w:pPr>
    </w:p>
    <w:p w:rsidR="00576FA8" w:rsidP="001508E7" w:rsidRDefault="00576FA8" w14:paraId="21A62F4C" w14:textId="77777777">
      <w:pPr>
        <w:pStyle w:val="FonteLegenda"/>
      </w:pPr>
    </w:p>
    <w:p w:rsidR="00576FA8" w:rsidP="001508E7" w:rsidRDefault="00576FA8" w14:paraId="3454150F" w14:textId="77777777">
      <w:pPr>
        <w:pStyle w:val="FonteLegenda"/>
      </w:pPr>
    </w:p>
    <w:p w:rsidR="00576FA8" w:rsidP="001508E7" w:rsidRDefault="00576FA8" w14:paraId="02D7EEA9" w14:textId="77777777">
      <w:pPr>
        <w:pStyle w:val="FonteLegenda"/>
      </w:pPr>
    </w:p>
    <w:p w:rsidR="00576FA8" w:rsidP="001508E7" w:rsidRDefault="00576FA8" w14:paraId="55BD81B4" w14:textId="77777777">
      <w:pPr>
        <w:pStyle w:val="FonteLegenda"/>
      </w:pPr>
    </w:p>
    <w:p w:rsidR="00576FA8" w:rsidP="001508E7" w:rsidRDefault="00576FA8" w14:paraId="59AD4733" w14:textId="77777777">
      <w:pPr>
        <w:pStyle w:val="FonteLegenda"/>
      </w:pPr>
    </w:p>
    <w:p w:rsidR="00576FA8" w:rsidP="001508E7" w:rsidRDefault="00576FA8" w14:paraId="4FBA9EA6" w14:textId="77777777">
      <w:pPr>
        <w:pStyle w:val="FonteLegenda"/>
      </w:pPr>
    </w:p>
    <w:p w:rsidR="00576FA8" w:rsidP="001508E7" w:rsidRDefault="00576FA8" w14:paraId="573AF2D3" w14:textId="77777777">
      <w:pPr>
        <w:pStyle w:val="FonteLegenda"/>
      </w:pPr>
    </w:p>
    <w:p w:rsidR="00576FA8" w:rsidP="001508E7" w:rsidRDefault="00576FA8" w14:paraId="233D36A1" w14:textId="77777777">
      <w:pPr>
        <w:pStyle w:val="FonteLegenda"/>
      </w:pPr>
    </w:p>
    <w:p w:rsidR="001508E7" w:rsidP="001508E7" w:rsidRDefault="001508E7" w14:paraId="41964946" w14:textId="77777777">
      <w:pPr>
        <w:pStyle w:val="FonteLegenda"/>
      </w:pPr>
    </w:p>
    <w:p w:rsidRPr="001508E7" w:rsidR="00576FA8" w:rsidP="001508E7" w:rsidRDefault="00576FA8" w14:paraId="74F3661F" w14:textId="2A006CF7">
      <w:pPr>
        <w:pStyle w:val="FonteLegenda"/>
        <w:rPr>
          <w:b w:val="0"/>
          <w:bCs w:val="0"/>
          <w:sz w:val="24"/>
          <w:szCs w:val="24"/>
        </w:rPr>
      </w:pPr>
      <w:bookmarkStart w:name="_Toc207278015" w:id="14"/>
      <w:bookmarkStart w:name="_Toc215266365" w:id="15"/>
      <w:r w:rsidRPr="001508E7">
        <w:rPr>
          <w:b w:val="0"/>
          <w:bCs w:val="0"/>
          <w:sz w:val="24"/>
          <w:szCs w:val="24"/>
        </w:rPr>
        <w:t xml:space="preserve">Figura </w:t>
      </w:r>
      <w:r w:rsidRPr="001508E7">
        <w:rPr>
          <w:b w:val="0"/>
          <w:bCs w:val="0"/>
          <w:sz w:val="24"/>
          <w:szCs w:val="24"/>
        </w:rPr>
        <w:fldChar w:fldCharType="begin"/>
      </w:r>
      <w:r w:rsidRPr="001508E7">
        <w:rPr>
          <w:b w:val="0"/>
          <w:bCs w:val="0"/>
          <w:sz w:val="24"/>
          <w:szCs w:val="24"/>
        </w:rPr>
        <w:instrText xml:space="preserve"> SEQ Figura \* ARABIC </w:instrText>
      </w:r>
      <w:r w:rsidRPr="001508E7">
        <w:rPr>
          <w:b w:val="0"/>
          <w:bCs w:val="0"/>
          <w:sz w:val="24"/>
          <w:szCs w:val="24"/>
        </w:rPr>
        <w:fldChar w:fldCharType="separate"/>
      </w:r>
      <w:r w:rsidR="004431BB">
        <w:rPr>
          <w:b w:val="0"/>
          <w:bCs w:val="0"/>
          <w:noProof/>
          <w:sz w:val="24"/>
          <w:szCs w:val="24"/>
        </w:rPr>
        <w:t>1</w:t>
      </w:r>
      <w:r w:rsidRPr="001508E7">
        <w:rPr>
          <w:b w:val="0"/>
          <w:bCs w:val="0"/>
          <w:sz w:val="24"/>
          <w:szCs w:val="24"/>
        </w:rPr>
        <w:fldChar w:fldCharType="end"/>
      </w:r>
      <w:r w:rsidRPr="001508E7">
        <w:rPr>
          <w:b w:val="0"/>
          <w:bCs w:val="0"/>
          <w:sz w:val="24"/>
          <w:szCs w:val="24"/>
        </w:rPr>
        <w:t xml:space="preserve"> - Tabela de Snellen</w:t>
      </w:r>
      <w:bookmarkEnd w:id="14"/>
      <w:bookmarkEnd w:id="15"/>
    </w:p>
    <w:p w:rsidR="00576FA8" w:rsidP="00576FA8" w:rsidRDefault="00A90CF7" w14:paraId="65478037" w14:textId="19DAD47F">
      <w:pPr>
        <w:pStyle w:val="TextoABNT"/>
        <w:ind w:firstLine="0"/>
        <w:jc w:val="center"/>
      </w:pPr>
      <w:r>
        <w:rPr>
          <w:noProof/>
          <w:lang w:eastAsia="pt-BR"/>
        </w:rPr>
        <w:drawing>
          <wp:inline distT="0" distB="0" distL="0" distR="0" wp14:anchorId="273FEF5A" wp14:editId="00469F5B">
            <wp:extent cx="3115733" cy="4565575"/>
            <wp:effectExtent l="0" t="0" r="8890" b="6985"/>
            <wp:docPr id="2002016448" name="Imagem 3" descr="Uma imagem contendo Calend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16448" name="Imagem 3" descr="Uma imagem contendo Calendário&#10;&#10;O conteúdo gerado por IA pode estar incorre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25586" cy="4580013"/>
                    </a:xfrm>
                    <a:prstGeom prst="rect">
                      <a:avLst/>
                    </a:prstGeom>
                    <a:noFill/>
                    <a:ln>
                      <a:noFill/>
                    </a:ln>
                  </pic:spPr>
                </pic:pic>
              </a:graphicData>
            </a:graphic>
          </wp:inline>
        </w:drawing>
      </w:r>
    </w:p>
    <w:p w:rsidRPr="007B3E70" w:rsidR="00576FA8" w:rsidP="001508E7" w:rsidRDefault="007B3E70" w14:paraId="185B59AB" w14:textId="4BA31EC6">
      <w:pPr>
        <w:pStyle w:val="FonteLegenda"/>
      </w:pPr>
      <w:r w:rsidRPr="007B3E70">
        <w:t>Fonte:</w:t>
      </w:r>
      <w:sdt>
        <w:sdtPr>
          <w:id w:val="-1270391174"/>
          <w:citation/>
        </w:sdtPr>
        <w:sdtContent>
          <w:r w:rsidR="00A90CF7">
            <w:fldChar w:fldCharType="begin"/>
          </w:r>
          <w:r w:rsidR="00DC0257">
            <w:rPr>
              <w:lang w:val="pt-BR"/>
            </w:rPr>
            <w:instrText xml:space="preserve">CITATION Dis \l 1046 </w:instrText>
          </w:r>
          <w:r w:rsidR="00A90CF7">
            <w:fldChar w:fldCharType="separate"/>
          </w:r>
          <w:r w:rsidR="00DD17F6">
            <w:rPr>
              <w:noProof/>
              <w:lang w:val="pt-BR"/>
            </w:rPr>
            <w:t xml:space="preserve"> (Dislexia MEDICA, s.d.)</w:t>
          </w:r>
          <w:r w:rsidR="00A90CF7">
            <w:fldChar w:fldCharType="end"/>
          </w:r>
        </w:sdtContent>
      </w:sdt>
    </w:p>
    <w:p w:rsidRPr="008F595A" w:rsidR="000D6C31" w:rsidP="00C265A3" w:rsidRDefault="00D22893" w14:paraId="25177776" w14:textId="38707CEE">
      <w:pPr>
        <w:pStyle w:val="TextoABNT"/>
        <w:rPr>
          <w:szCs w:val="24"/>
        </w:rPr>
      </w:pPr>
      <w:r w:rsidRPr="008F595A">
        <w:rPr>
          <w:szCs w:val="24"/>
        </w:rPr>
        <w:t>A</w:t>
      </w:r>
      <w:r w:rsidRPr="008F595A" w:rsidR="006D5B27">
        <w:rPr>
          <w:szCs w:val="24"/>
        </w:rPr>
        <w:t xml:space="preserve"> causa </w:t>
      </w:r>
      <w:r w:rsidRPr="008F595A">
        <w:rPr>
          <w:szCs w:val="24"/>
        </w:rPr>
        <w:t>da</w:t>
      </w:r>
      <w:r w:rsidRPr="008F595A" w:rsidR="006D5B27">
        <w:rPr>
          <w:szCs w:val="24"/>
        </w:rPr>
        <w:t xml:space="preserve"> cegueira pode </w:t>
      </w:r>
      <w:r w:rsidRPr="008F595A" w:rsidR="001C0160">
        <w:rPr>
          <w:szCs w:val="24"/>
        </w:rPr>
        <w:t>variar</w:t>
      </w:r>
      <w:r w:rsidRPr="008F595A">
        <w:rPr>
          <w:szCs w:val="24"/>
        </w:rPr>
        <w:t>, assim</w:t>
      </w:r>
      <w:r w:rsidRPr="008F595A" w:rsidR="001C0160">
        <w:rPr>
          <w:szCs w:val="24"/>
        </w:rPr>
        <w:t xml:space="preserve"> como sua </w:t>
      </w:r>
      <w:r w:rsidRPr="008F595A" w:rsidR="00E414B1">
        <w:rPr>
          <w:szCs w:val="24"/>
        </w:rPr>
        <w:t>intensidade</w:t>
      </w:r>
      <w:r w:rsidRPr="008F595A">
        <w:rPr>
          <w:szCs w:val="24"/>
        </w:rPr>
        <w:t>.</w:t>
      </w:r>
      <w:r w:rsidRPr="008F595A" w:rsidR="00AC320F">
        <w:rPr>
          <w:szCs w:val="24"/>
        </w:rPr>
        <w:t xml:space="preserve"> </w:t>
      </w:r>
      <w:r w:rsidRPr="008F595A" w:rsidR="00C62522">
        <w:rPr>
          <w:szCs w:val="24"/>
        </w:rPr>
        <w:t>Quem possui</w:t>
      </w:r>
      <w:r w:rsidRPr="008F595A" w:rsidR="000C3A12">
        <w:rPr>
          <w:szCs w:val="24"/>
        </w:rPr>
        <w:t xml:space="preserve"> </w:t>
      </w:r>
      <w:r w:rsidRPr="008F595A" w:rsidR="00F13D12">
        <w:rPr>
          <w:szCs w:val="24"/>
        </w:rPr>
        <w:t xml:space="preserve">visão inferior </w:t>
      </w:r>
      <w:r w:rsidRPr="008F595A" w:rsidR="00542959">
        <w:rPr>
          <w:szCs w:val="24"/>
        </w:rPr>
        <w:t>à</w:t>
      </w:r>
      <w:r w:rsidRPr="008F595A" w:rsidR="00F13D12">
        <w:rPr>
          <w:szCs w:val="24"/>
        </w:rPr>
        <w:t xml:space="preserve"> 20/400</w:t>
      </w:r>
      <w:r w:rsidRPr="008F595A" w:rsidR="007D6E20">
        <w:rPr>
          <w:szCs w:val="24"/>
        </w:rPr>
        <w:t xml:space="preserve"> são classificados com Cegueira Legal, </w:t>
      </w:r>
      <w:r w:rsidRPr="008F595A" w:rsidR="003210AF">
        <w:rPr>
          <w:szCs w:val="24"/>
        </w:rPr>
        <w:t>uma definição jurídica para fins de benefícios e direitos</w:t>
      </w:r>
      <w:r w:rsidRPr="008F595A" w:rsidR="00D70EB1">
        <w:rPr>
          <w:szCs w:val="24"/>
        </w:rPr>
        <w:t xml:space="preserve">, logo são capazes de enxergar alguma luz ou formas, porém possuem visão severamente limitada. </w:t>
      </w:r>
      <w:r w:rsidRPr="008F595A" w:rsidR="003657AA">
        <w:rPr>
          <w:szCs w:val="24"/>
        </w:rPr>
        <w:t xml:space="preserve">Há também </w:t>
      </w:r>
      <w:r w:rsidRPr="008F595A" w:rsidR="0099512F">
        <w:rPr>
          <w:szCs w:val="24"/>
        </w:rPr>
        <w:t xml:space="preserve"> a cegueira total, </w:t>
      </w:r>
      <w:r w:rsidR="00827BAB">
        <w:rPr>
          <w:szCs w:val="24"/>
        </w:rPr>
        <w:t>em que</w:t>
      </w:r>
      <w:r w:rsidRPr="008F595A" w:rsidR="007938BF">
        <w:rPr>
          <w:szCs w:val="24"/>
        </w:rPr>
        <w:t xml:space="preserve"> </w:t>
      </w:r>
      <w:r w:rsidRPr="008F595A" w:rsidR="001D0B68">
        <w:rPr>
          <w:szCs w:val="24"/>
        </w:rPr>
        <w:t xml:space="preserve">não há percepção de luz ou formas, </w:t>
      </w:r>
      <w:r w:rsidRPr="008F595A" w:rsidR="00E1524C">
        <w:rPr>
          <w:szCs w:val="24"/>
        </w:rPr>
        <w:t>baixa visão</w:t>
      </w:r>
      <w:r w:rsidRPr="008F595A" w:rsidR="00CA26B1">
        <w:rPr>
          <w:szCs w:val="24"/>
        </w:rPr>
        <w:t xml:space="preserve">, </w:t>
      </w:r>
      <w:r w:rsidRPr="008F595A" w:rsidR="00CF0297">
        <w:rPr>
          <w:szCs w:val="24"/>
        </w:rPr>
        <w:t xml:space="preserve">casos </w:t>
      </w:r>
      <w:r w:rsidRPr="008F595A" w:rsidR="003657AA">
        <w:rPr>
          <w:szCs w:val="24"/>
        </w:rPr>
        <w:t>em que</w:t>
      </w:r>
      <w:r w:rsidRPr="008F595A" w:rsidR="00CF0297">
        <w:rPr>
          <w:szCs w:val="24"/>
        </w:rPr>
        <w:t xml:space="preserve"> </w:t>
      </w:r>
      <w:r w:rsidRPr="008F595A" w:rsidR="00751F73">
        <w:rPr>
          <w:szCs w:val="24"/>
        </w:rPr>
        <w:t>há presen</w:t>
      </w:r>
      <w:r w:rsidRPr="008F595A" w:rsidR="0098716A">
        <w:rPr>
          <w:szCs w:val="24"/>
        </w:rPr>
        <w:t>ça de</w:t>
      </w:r>
      <w:r w:rsidRPr="008F595A" w:rsidR="00CF0297">
        <w:rPr>
          <w:szCs w:val="24"/>
        </w:rPr>
        <w:t xml:space="preserve"> percepção </w:t>
      </w:r>
      <w:r w:rsidRPr="008F595A" w:rsidR="0098716A">
        <w:rPr>
          <w:szCs w:val="24"/>
        </w:rPr>
        <w:t>visual</w:t>
      </w:r>
      <w:r w:rsidRPr="008F595A" w:rsidR="00AE2D49">
        <w:rPr>
          <w:szCs w:val="24"/>
        </w:rPr>
        <w:t>, contudo</w:t>
      </w:r>
      <w:r w:rsidRPr="008F595A" w:rsidR="00A11FA5">
        <w:rPr>
          <w:szCs w:val="24"/>
        </w:rPr>
        <w:t xml:space="preserve"> insuficiente para </w:t>
      </w:r>
      <w:r w:rsidRPr="008F595A" w:rsidR="046DC3FB">
        <w:rPr>
          <w:szCs w:val="24"/>
        </w:rPr>
        <w:t>realizar</w:t>
      </w:r>
      <w:r w:rsidRPr="008F595A" w:rsidR="00A11FA5">
        <w:rPr>
          <w:szCs w:val="24"/>
        </w:rPr>
        <w:t xml:space="preserve"> atividades cotidianas sem aux</w:t>
      </w:r>
      <w:r w:rsidRPr="008F595A" w:rsidR="5BFFA21D">
        <w:rPr>
          <w:szCs w:val="24"/>
        </w:rPr>
        <w:t>íl</w:t>
      </w:r>
      <w:r w:rsidRPr="008F595A" w:rsidR="00A11FA5">
        <w:rPr>
          <w:szCs w:val="24"/>
        </w:rPr>
        <w:t xml:space="preserve">io, </w:t>
      </w:r>
      <w:r w:rsidRPr="008F595A" w:rsidR="00D47F99">
        <w:rPr>
          <w:color w:val="000000" w:themeColor="text1"/>
          <w:szCs w:val="24"/>
        </w:rPr>
        <w:t>incapaz de</w:t>
      </w:r>
      <w:r w:rsidRPr="008F595A" w:rsidR="00876A44">
        <w:rPr>
          <w:color w:val="000000" w:themeColor="text1"/>
          <w:szCs w:val="24"/>
        </w:rPr>
        <w:t xml:space="preserve"> ser corrigida </w:t>
      </w:r>
      <w:r w:rsidRPr="008F595A" w:rsidR="00755857">
        <w:rPr>
          <w:color w:val="000000" w:themeColor="text1"/>
          <w:szCs w:val="24"/>
        </w:rPr>
        <w:t xml:space="preserve">através de </w:t>
      </w:r>
      <w:r w:rsidRPr="008F595A" w:rsidR="00C20AA0">
        <w:rPr>
          <w:color w:val="000000" w:themeColor="text1"/>
          <w:szCs w:val="24"/>
        </w:rPr>
        <w:t xml:space="preserve">óculos, medicamentos </w:t>
      </w:r>
      <w:r w:rsidRPr="008F595A" w:rsidR="00C20AA0">
        <w:rPr>
          <w:szCs w:val="24"/>
        </w:rPr>
        <w:t>ou cirurgia,</w:t>
      </w:r>
      <w:r w:rsidRPr="008F595A" w:rsidR="004D38B6">
        <w:rPr>
          <w:szCs w:val="24"/>
        </w:rPr>
        <w:t xml:space="preserve"> cegueira cortical, </w:t>
      </w:r>
      <w:r w:rsidRPr="008F595A" w:rsidR="00956514">
        <w:rPr>
          <w:szCs w:val="24"/>
        </w:rPr>
        <w:t xml:space="preserve">causada por danos no córtex visual, </w:t>
      </w:r>
      <w:r w:rsidRPr="008F595A" w:rsidR="00465E6A">
        <w:rPr>
          <w:szCs w:val="24"/>
        </w:rPr>
        <w:t xml:space="preserve">induzindo perda de visão </w:t>
      </w:r>
      <w:r w:rsidRPr="008F595A" w:rsidR="000E7674">
        <w:rPr>
          <w:szCs w:val="24"/>
        </w:rPr>
        <w:t xml:space="preserve">apesar dos </w:t>
      </w:r>
      <w:r w:rsidRPr="008F595A" w:rsidR="002070FC">
        <w:rPr>
          <w:szCs w:val="24"/>
        </w:rPr>
        <w:t>olhos e nervos ópticos estarem intactos</w:t>
      </w:r>
      <w:r w:rsidRPr="008F595A" w:rsidR="00850AB4">
        <w:rPr>
          <w:szCs w:val="24"/>
        </w:rPr>
        <w:t xml:space="preserve"> e cegueira </w:t>
      </w:r>
      <w:r w:rsidRPr="008F595A" w:rsidR="00BC78B0">
        <w:rPr>
          <w:szCs w:val="24"/>
        </w:rPr>
        <w:t>congênita</w:t>
      </w:r>
      <w:r w:rsidRPr="008F595A" w:rsidR="00850AB4">
        <w:rPr>
          <w:szCs w:val="24"/>
        </w:rPr>
        <w:t>, presente desde o nascimento causada por fatores genéticos</w:t>
      </w:r>
      <w:r w:rsidRPr="008F595A" w:rsidR="00AD3FF2">
        <w:rPr>
          <w:szCs w:val="24"/>
        </w:rPr>
        <w:t>, problemas</w:t>
      </w:r>
      <w:r w:rsidRPr="008F595A" w:rsidR="00B33693">
        <w:rPr>
          <w:szCs w:val="24"/>
        </w:rPr>
        <w:t xml:space="preserve"> durante a gestação ou no parto</w:t>
      </w:r>
      <w:sdt>
        <w:sdtPr>
          <w:rPr>
            <w:szCs w:val="24"/>
          </w:rPr>
          <w:id w:val="-1552530205"/>
          <w:citation/>
        </w:sdtPr>
        <w:sdtContent>
          <w:r w:rsidRPr="008F595A" w:rsidR="000C28C0">
            <w:rPr>
              <w:szCs w:val="24"/>
            </w:rPr>
            <w:fldChar w:fldCharType="begin"/>
          </w:r>
          <w:r w:rsidRPr="008F595A" w:rsidR="000C28C0">
            <w:rPr>
              <w:szCs w:val="24"/>
            </w:rPr>
            <w:instrText xml:space="preserve"> CITATION OPA19 \l 1046 </w:instrText>
          </w:r>
          <w:r w:rsidRPr="008F595A" w:rsidR="000C28C0">
            <w:rPr>
              <w:szCs w:val="24"/>
            </w:rPr>
            <w:fldChar w:fldCharType="separate"/>
          </w:r>
          <w:r w:rsidR="00DD17F6">
            <w:rPr>
              <w:noProof/>
              <w:szCs w:val="24"/>
            </w:rPr>
            <w:t xml:space="preserve"> (OPAS/OMS, 2019)</w:t>
          </w:r>
          <w:r w:rsidRPr="008F595A" w:rsidR="000C28C0">
            <w:rPr>
              <w:szCs w:val="24"/>
            </w:rPr>
            <w:fldChar w:fldCharType="end"/>
          </w:r>
        </w:sdtContent>
      </w:sdt>
      <w:r w:rsidRPr="008F595A" w:rsidR="00B33693">
        <w:rPr>
          <w:szCs w:val="24"/>
        </w:rPr>
        <w:t>.</w:t>
      </w:r>
    </w:p>
    <w:p w:rsidR="00F96910" w:rsidP="009E74FC" w:rsidRDefault="007E49AE" w14:paraId="221B1694" w14:textId="0A67FDAE">
      <w:pPr>
        <w:pStyle w:val="TextoABNT"/>
      </w:pPr>
      <w:r w:rsidRPr="008F595A">
        <w:rPr>
          <w:szCs w:val="24"/>
        </w:rPr>
        <w:t>Diante d</w:t>
      </w:r>
      <w:r w:rsidRPr="008F595A" w:rsidR="10862BE0">
        <w:rPr>
          <w:szCs w:val="24"/>
        </w:rPr>
        <w:t>os diversos</w:t>
      </w:r>
      <w:r w:rsidRPr="008F595A">
        <w:rPr>
          <w:szCs w:val="24"/>
        </w:rPr>
        <w:t xml:space="preserve"> desafios</w:t>
      </w:r>
      <w:r w:rsidRPr="008F595A" w:rsidR="10862BE0">
        <w:rPr>
          <w:szCs w:val="24"/>
        </w:rPr>
        <w:t>,</w:t>
      </w:r>
      <w:r w:rsidRPr="008F595A">
        <w:rPr>
          <w:szCs w:val="24"/>
        </w:rPr>
        <w:t xml:space="preserve"> é fundamental compreender não apenas suas características clínicas, mas também os impactos sociais e emocionais na vida das pessoas que as vivenciam. Para ilustrar como é possível superar tais desafios e promover a inclusão, Helen Keller, uma figura que, apesar das limitações sensoriais</w:t>
      </w:r>
      <w:r w:rsidRPr="000157D6">
        <w:t xml:space="preserve"> severas, tornou-se símbolo de perseverança, aprendizado e transformação social.</w:t>
      </w:r>
      <w:r w:rsidR="007C16CF">
        <w:t xml:space="preserve"> Também é </w:t>
      </w:r>
      <w:r w:rsidR="2BEDDC37">
        <w:t>possível</w:t>
      </w:r>
      <w:r w:rsidR="007C16CF">
        <w:t xml:space="preserve"> observar as ações </w:t>
      </w:r>
      <w:r w:rsidR="00CA524F">
        <w:t xml:space="preserve">do </w:t>
      </w:r>
      <w:r w:rsidR="00DF0790">
        <w:t>francês</w:t>
      </w:r>
      <w:r w:rsidR="005C2BD3">
        <w:t xml:space="preserve"> </w:t>
      </w:r>
      <w:r w:rsidRPr="005C2BD3" w:rsidR="005C2BD3">
        <w:t>Louis Braille (1809–1852)</w:t>
      </w:r>
      <w:r w:rsidR="0009745D">
        <w:t>, que após um acidente</w:t>
      </w:r>
      <w:r w:rsidR="0658194D">
        <w:t>,</w:t>
      </w:r>
      <w:r w:rsidR="009B15DB">
        <w:t xml:space="preserve"> ficou </w:t>
      </w:r>
      <w:r w:rsidR="25CC12FA">
        <w:t>completamente</w:t>
      </w:r>
      <w:r w:rsidR="5B915AEE">
        <w:t xml:space="preserve"> </w:t>
      </w:r>
      <w:r w:rsidR="25CC12FA">
        <w:t>cego</w:t>
      </w:r>
      <w:r w:rsidR="00F74C1E">
        <w:t xml:space="preserve"> aos cinco anos de idade</w:t>
      </w:r>
      <w:sdt>
        <w:sdtPr>
          <w:id w:val="1948587868"/>
          <w:citation/>
        </w:sdtPr>
        <w:sdtContent>
          <w:r w:rsidR="008C3066">
            <w:fldChar w:fldCharType="begin"/>
          </w:r>
          <w:r w:rsidR="00DC0257">
            <w:rPr>
              <w:lang w:val="en-US"/>
            </w:rPr>
            <w:instrText xml:space="preserve">CITATION Dil25 \l 1033 </w:instrText>
          </w:r>
          <w:r w:rsidR="008C3066">
            <w:fldChar w:fldCharType="separate"/>
          </w:r>
          <w:r w:rsidR="00DD17F6">
            <w:rPr>
              <w:noProof/>
              <w:lang w:val="en-US"/>
            </w:rPr>
            <w:t xml:space="preserve"> (FRAZÃO, 2020)</w:t>
          </w:r>
          <w:r w:rsidR="008C3066">
            <w:fldChar w:fldCharType="end"/>
          </w:r>
        </w:sdtContent>
      </w:sdt>
      <w:r w:rsidR="009E74FC">
        <w:t>.</w:t>
      </w:r>
    </w:p>
    <w:p w:rsidRPr="00F96910" w:rsidR="00F96910" w:rsidP="00580AA7" w:rsidRDefault="00F404D6" w14:paraId="21B52AC1" w14:textId="62F9CE86">
      <w:pPr>
        <w:pStyle w:val="Heading3"/>
      </w:pPr>
      <w:bookmarkStart w:name="_Toc650149618" w:id="16"/>
      <w:r w:rsidRPr="00BB2C2E">
        <w:t>S</w:t>
      </w:r>
      <w:r w:rsidR="00F96910">
        <w:t xml:space="preserve">istema </w:t>
      </w:r>
      <w:r w:rsidR="0076589B">
        <w:t>braile</w:t>
      </w:r>
      <w:bookmarkEnd w:id="16"/>
    </w:p>
    <w:p w:rsidR="000163F6" w:rsidP="00C265A3" w:rsidRDefault="2FD0588C" w14:paraId="0DBC4DCC" w14:textId="552F70F4">
      <w:pPr>
        <w:pStyle w:val="TextoABNT"/>
        <w:rPr>
          <w:szCs w:val="24"/>
        </w:rPr>
      </w:pPr>
      <w:r w:rsidRPr="2D90AEC6">
        <w:t>Em 1824, com apenas</w:t>
      </w:r>
      <w:r w:rsidRPr="2D90AEC6" w:rsidR="00331E28">
        <w:t xml:space="preserve"> 15 anos</w:t>
      </w:r>
      <w:r w:rsidRPr="2D90AEC6">
        <w:t>,</w:t>
      </w:r>
      <w:r w:rsidRPr="2D90AEC6" w:rsidR="00331E28">
        <w:t xml:space="preserve"> </w:t>
      </w:r>
      <w:r w:rsidRPr="2D90AEC6" w:rsidR="00D42D38">
        <w:t xml:space="preserve">Louis </w:t>
      </w:r>
      <w:r w:rsidRPr="2D90AEC6" w:rsidR="11E4D595">
        <w:t>Bra</w:t>
      </w:r>
      <w:r w:rsidRPr="2D90AEC6" w:rsidR="5EA66865">
        <w:t>ille</w:t>
      </w:r>
      <w:r w:rsidRPr="2D90AEC6" w:rsidR="065208F3">
        <w:t xml:space="preserve"> </w:t>
      </w:r>
      <w:r w:rsidRPr="2D90AEC6" w:rsidR="000163F6">
        <w:t xml:space="preserve">adaptou o alfabeto em relevo </w:t>
      </w:r>
      <w:r w:rsidR="000163F6">
        <w:t xml:space="preserve">criado por Charles Barbier de la Serre para uso militar, inventou o sistema de escrita por </w:t>
      </w:r>
      <w:r w:rsidRPr="008F595A" w:rsidR="000163F6">
        <w:rPr>
          <w:szCs w:val="24"/>
        </w:rPr>
        <w:t xml:space="preserve">toque conhecido atualmente como </w:t>
      </w:r>
      <w:r w:rsidRPr="008F595A" w:rsidR="0076589B">
        <w:rPr>
          <w:szCs w:val="24"/>
        </w:rPr>
        <w:t>braile</w:t>
      </w:r>
      <w:r w:rsidRPr="008F595A" w:rsidR="000163F6">
        <w:rPr>
          <w:szCs w:val="24"/>
        </w:rPr>
        <w:t>, criando então uma forma de dar acesso a conteúdo escrito para aqueles que possuem limit</w:t>
      </w:r>
      <w:r w:rsidRPr="008F595A" w:rsidR="03B257A5">
        <w:rPr>
          <w:szCs w:val="24"/>
        </w:rPr>
        <w:t>ações</w:t>
      </w:r>
      <w:r w:rsidRPr="008F595A" w:rsidR="000163F6">
        <w:rPr>
          <w:szCs w:val="24"/>
        </w:rPr>
        <w:t xml:space="preserve"> visuais</w:t>
      </w:r>
      <w:sdt>
        <w:sdtPr>
          <w:rPr>
            <w:szCs w:val="24"/>
          </w:rPr>
          <w:id w:val="409284267"/>
          <w:citation/>
        </w:sdtPr>
        <w:sdtContent>
          <w:r w:rsidRPr="008F595A" w:rsidR="00A77262">
            <w:rPr>
              <w:szCs w:val="24"/>
            </w:rPr>
            <w:fldChar w:fldCharType="begin"/>
          </w:r>
          <w:r w:rsidRPr="008F595A" w:rsidR="00A77262">
            <w:rPr>
              <w:szCs w:val="24"/>
              <w:lang w:val="en-US"/>
            </w:rPr>
            <w:instrText xml:space="preserve"> CITATION Jav25 \l 1033 </w:instrText>
          </w:r>
          <w:r w:rsidRPr="008F595A" w:rsidR="00A77262">
            <w:rPr>
              <w:szCs w:val="24"/>
            </w:rPr>
            <w:fldChar w:fldCharType="separate"/>
          </w:r>
          <w:r w:rsidR="00DD17F6">
            <w:rPr>
              <w:noProof/>
              <w:szCs w:val="24"/>
              <w:lang w:val="en-US"/>
            </w:rPr>
            <w:t xml:space="preserve"> (Javier Jiménez, 2009)</w:t>
          </w:r>
          <w:r w:rsidRPr="008F595A" w:rsidR="00A77262">
            <w:rPr>
              <w:szCs w:val="24"/>
            </w:rPr>
            <w:fldChar w:fldCharType="end"/>
          </w:r>
        </w:sdtContent>
      </w:sdt>
      <w:r w:rsidRPr="008F595A" w:rsidR="009E74FC">
        <w:rPr>
          <w:szCs w:val="24"/>
        </w:rPr>
        <w:t>.</w:t>
      </w:r>
    </w:p>
    <w:p w:rsidRPr="001508E7" w:rsidR="009B7036" w:rsidP="001508E7" w:rsidRDefault="009B7036" w14:paraId="2FA24A7D" w14:textId="48C95C5C">
      <w:pPr>
        <w:pStyle w:val="FonteLegenda"/>
        <w:rPr>
          <w:b w:val="0"/>
          <w:bCs w:val="0"/>
          <w:sz w:val="24"/>
          <w:szCs w:val="24"/>
        </w:rPr>
      </w:pPr>
      <w:bookmarkStart w:name="_Toc207278016" w:id="17"/>
      <w:bookmarkStart w:name="_Toc215266366" w:id="18"/>
      <w:r w:rsidRPr="001508E7">
        <w:rPr>
          <w:b w:val="0"/>
          <w:bCs w:val="0"/>
          <w:sz w:val="24"/>
          <w:szCs w:val="24"/>
        </w:rPr>
        <w:t xml:space="preserve">Figura </w:t>
      </w:r>
      <w:r w:rsidRPr="001508E7">
        <w:rPr>
          <w:b w:val="0"/>
          <w:bCs w:val="0"/>
          <w:sz w:val="24"/>
          <w:szCs w:val="24"/>
        </w:rPr>
        <w:fldChar w:fldCharType="begin"/>
      </w:r>
      <w:r w:rsidRPr="001508E7">
        <w:rPr>
          <w:b w:val="0"/>
          <w:bCs w:val="0"/>
          <w:sz w:val="24"/>
          <w:szCs w:val="24"/>
        </w:rPr>
        <w:instrText xml:space="preserve"> SEQ Figura \* ARABIC </w:instrText>
      </w:r>
      <w:r w:rsidRPr="001508E7">
        <w:rPr>
          <w:b w:val="0"/>
          <w:bCs w:val="0"/>
          <w:sz w:val="24"/>
          <w:szCs w:val="24"/>
        </w:rPr>
        <w:fldChar w:fldCharType="separate"/>
      </w:r>
      <w:r w:rsidR="004431BB">
        <w:rPr>
          <w:b w:val="0"/>
          <w:bCs w:val="0"/>
          <w:noProof/>
          <w:sz w:val="24"/>
          <w:szCs w:val="24"/>
        </w:rPr>
        <w:t>2</w:t>
      </w:r>
      <w:r w:rsidRPr="001508E7">
        <w:rPr>
          <w:b w:val="0"/>
          <w:bCs w:val="0"/>
          <w:sz w:val="24"/>
          <w:szCs w:val="24"/>
        </w:rPr>
        <w:fldChar w:fldCharType="end"/>
      </w:r>
      <w:r w:rsidRPr="001508E7">
        <w:rPr>
          <w:b w:val="0"/>
          <w:bCs w:val="0"/>
          <w:sz w:val="24"/>
          <w:szCs w:val="24"/>
        </w:rPr>
        <w:t xml:space="preserve"> - Sistema braile</w:t>
      </w:r>
      <w:bookmarkEnd w:id="17"/>
      <w:bookmarkEnd w:id="18"/>
    </w:p>
    <w:p w:rsidR="00A000DF" w:rsidP="00A000DF" w:rsidRDefault="00A000DF" w14:paraId="1B612ACE" w14:textId="6D507E99">
      <w:pPr>
        <w:pStyle w:val="TextoABNT"/>
        <w:ind w:firstLine="0"/>
        <w:jc w:val="center"/>
        <w:rPr>
          <w:szCs w:val="24"/>
        </w:rPr>
      </w:pPr>
      <w:r>
        <w:rPr>
          <w:noProof/>
          <w:lang w:eastAsia="pt-BR"/>
        </w:rPr>
        <w:drawing>
          <wp:inline distT="0" distB="0" distL="0" distR="0" wp14:anchorId="489B70A2" wp14:editId="5F7E4606">
            <wp:extent cx="3437467" cy="2829486"/>
            <wp:effectExtent l="0" t="0" r="0" b="9525"/>
            <wp:docPr id="1313115499" name="Imagem 2" descr="Sistema Braille: o que é, criação, importância - Brasil Esc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istema Braille: o que é, criação, importância - Brasil Escola"/>
                    <pic:cNvPicPr>
                      <a:picLocks noChangeAspect="1" noChangeArrowheads="1"/>
                    </pic:cNvPicPr>
                  </pic:nvPicPr>
                  <pic:blipFill rotWithShape="1">
                    <a:blip r:embed="rId13">
                      <a:extLst>
                        <a:ext uri="{28A0092B-C50C-407E-A947-70E740481C1C}">
                          <a14:useLocalDpi xmlns:a14="http://schemas.microsoft.com/office/drawing/2010/main" val="0"/>
                        </a:ext>
                      </a:extLst>
                    </a:blip>
                    <a:srcRect l="7853" t="6112" r="6815" b="6089"/>
                    <a:stretch>
                      <a:fillRect/>
                    </a:stretch>
                  </pic:blipFill>
                  <pic:spPr bwMode="auto">
                    <a:xfrm>
                      <a:off x="0" y="0"/>
                      <a:ext cx="3451088" cy="2840698"/>
                    </a:xfrm>
                    <a:prstGeom prst="rect">
                      <a:avLst/>
                    </a:prstGeom>
                    <a:noFill/>
                    <a:ln>
                      <a:noFill/>
                    </a:ln>
                    <a:extLst>
                      <a:ext uri="{53640926-AAD7-44D8-BBD7-CCE9431645EC}">
                        <a14:shadowObscured xmlns:a14="http://schemas.microsoft.com/office/drawing/2010/main"/>
                      </a:ext>
                    </a:extLst>
                  </pic:spPr>
                </pic:pic>
              </a:graphicData>
            </a:graphic>
          </wp:inline>
        </w:drawing>
      </w:r>
    </w:p>
    <w:p w:rsidRPr="001508E7" w:rsidR="004238BF" w:rsidP="001508E7" w:rsidRDefault="004238BF" w14:paraId="623976A2" w14:textId="693523F2">
      <w:pPr>
        <w:pStyle w:val="FonteLegenda"/>
      </w:pPr>
      <w:r w:rsidRPr="001508E7">
        <w:t>Fonte:</w:t>
      </w:r>
      <w:sdt>
        <w:sdtPr>
          <w:id w:val="208382604"/>
          <w:citation/>
        </w:sdtPr>
        <w:sdtContent>
          <w:r w:rsidRPr="001508E7">
            <w:fldChar w:fldCharType="begin"/>
          </w:r>
          <w:r w:rsidR="00DC0257">
            <w:instrText xml:space="preserve">CITATION Giu25 \l 1046 </w:instrText>
          </w:r>
          <w:r w:rsidRPr="001508E7">
            <w:fldChar w:fldCharType="separate"/>
          </w:r>
          <w:r w:rsidR="00DD17F6">
            <w:rPr>
              <w:noProof/>
            </w:rPr>
            <w:t xml:space="preserve"> (Giullya FRANCO, s.d.)</w:t>
          </w:r>
          <w:r w:rsidRPr="001508E7">
            <w:fldChar w:fldCharType="end"/>
          </w:r>
        </w:sdtContent>
      </w:sdt>
    </w:p>
    <w:p w:rsidR="003F4E8A" w:rsidP="00C265A3" w:rsidRDefault="003F4E8A" w14:paraId="25630F0C" w14:textId="01A71118">
      <w:pPr>
        <w:pStyle w:val="TextoABNT"/>
      </w:pPr>
      <w:r w:rsidRPr="008F595A">
        <w:rPr>
          <w:szCs w:val="24"/>
        </w:rPr>
        <w:t xml:space="preserve">O </w:t>
      </w:r>
      <w:r w:rsidRPr="008F595A" w:rsidR="0076589B">
        <w:rPr>
          <w:szCs w:val="24"/>
        </w:rPr>
        <w:t>braile</w:t>
      </w:r>
      <w:r w:rsidRPr="008F595A">
        <w:rPr>
          <w:szCs w:val="24"/>
        </w:rPr>
        <w:t xml:space="preserve"> é um método de leitura e escrita baseado em combinações de pontos em relevo impressos em papel ou </w:t>
      </w:r>
      <w:r w:rsidRPr="008F595A" w:rsidR="32F4C898">
        <w:rPr>
          <w:szCs w:val="24"/>
        </w:rPr>
        <w:t xml:space="preserve">em </w:t>
      </w:r>
      <w:r w:rsidRPr="008F595A">
        <w:rPr>
          <w:szCs w:val="24"/>
        </w:rPr>
        <w:t>outros materiais. A leitura é realizada por meio do tato, permitindo que a pessoa reconheça os padrões de distribuição dos pontos com as pontas dos dedos, associando-os a letras, números, sinais de pontuação e até símbolos matemáticos e musicais.</w:t>
      </w:r>
      <w:r w:rsidRPr="008F595A" w:rsidR="008217FA">
        <w:rPr>
          <w:szCs w:val="24"/>
        </w:rPr>
        <w:t xml:space="preserve"> Embora tenha surgido em 1824, a adoção do </w:t>
      </w:r>
      <w:r w:rsidRPr="008F595A" w:rsidR="008F0D91">
        <w:rPr>
          <w:szCs w:val="24"/>
        </w:rPr>
        <w:t>braile</w:t>
      </w:r>
      <w:r w:rsidRPr="008F595A" w:rsidR="008217FA">
        <w:rPr>
          <w:szCs w:val="24"/>
        </w:rPr>
        <w:t xml:space="preserve"> enfrentou resistência inicial, </w:t>
      </w:r>
      <w:r w:rsidRPr="008F595A" w:rsidR="380CF804">
        <w:rPr>
          <w:szCs w:val="24"/>
        </w:rPr>
        <w:t>passando a ganhar</w:t>
      </w:r>
      <w:r w:rsidRPr="008F595A" w:rsidR="008217FA">
        <w:rPr>
          <w:szCs w:val="24"/>
        </w:rPr>
        <w:t xml:space="preserve"> maior aceitação a partir de 1854, quando passou a ser oficialmente utilizado no Instituto Nacional para Jovens Cegos de Paris.</w:t>
      </w:r>
      <w:r w:rsidRPr="008F595A" w:rsidR="00380F01">
        <w:rPr>
          <w:szCs w:val="24"/>
        </w:rPr>
        <w:t xml:space="preserve"> A utilidade e a eficácia do sistema</w:t>
      </w:r>
      <w:r w:rsidRPr="00380F01" w:rsidR="00380F01">
        <w:t xml:space="preserve"> se mostraram fundamentais para a inclusão educacional e social de pessoas cegas em todo o mundo. Atualmente, o </w:t>
      </w:r>
      <w:r w:rsidRPr="00380F01" w:rsidR="0076589B">
        <w:t>braile</w:t>
      </w:r>
      <w:r w:rsidRPr="00380F01" w:rsidR="00380F01">
        <w:t xml:space="preserve"> é reconhecido internacionalmente como o principal método de alfabetização e acesso à leitura e escrita para pessoas com deficiência visual, estando presente em livros, embalagens, sinalizações públicas e recursos tecnológicos acessíveis</w:t>
      </w:r>
      <w:sdt>
        <w:sdtPr>
          <w:id w:val="-1689911474"/>
          <w:citation/>
        </w:sdtPr>
        <w:sdtContent>
          <w:r w:rsidR="006D7602">
            <w:fldChar w:fldCharType="begin"/>
          </w:r>
          <w:r w:rsidR="006D7602">
            <w:instrText xml:space="preserve"> CITATION Jav25 \l 1046 </w:instrText>
          </w:r>
          <w:r w:rsidR="006D7602">
            <w:fldChar w:fldCharType="separate"/>
          </w:r>
          <w:r w:rsidR="00DD17F6">
            <w:rPr>
              <w:noProof/>
            </w:rPr>
            <w:t xml:space="preserve"> (Javier Jiménez, 2009)</w:t>
          </w:r>
          <w:r w:rsidR="006D7602">
            <w:fldChar w:fldCharType="end"/>
          </w:r>
        </w:sdtContent>
      </w:sdt>
      <w:r w:rsidRPr="00380F01" w:rsidR="00380F01">
        <w:t>.</w:t>
      </w:r>
    </w:p>
    <w:p w:rsidR="35D5A9A0" w:rsidP="00C265A3" w:rsidRDefault="35D5A9A0" w14:paraId="5803B9A4" w14:textId="799A5A5C">
      <w:pPr>
        <w:pStyle w:val="TextoABNT"/>
      </w:pPr>
      <w:r>
        <w:t>Com o avanço da tecnologia</w:t>
      </w:r>
      <w:r w:rsidR="1265B2DF">
        <w:t>,</w:t>
      </w:r>
      <w:r w:rsidR="0A978EAD">
        <w:t xml:space="preserve"> </w:t>
      </w:r>
      <w:r w:rsidR="1B3A8047">
        <w:t xml:space="preserve">o </w:t>
      </w:r>
      <w:r w:rsidR="0076589B">
        <w:t>braile</w:t>
      </w:r>
      <w:r w:rsidR="037D6F2F">
        <w:t xml:space="preserve"> se expandiu</w:t>
      </w:r>
      <w:r w:rsidR="166971C5">
        <w:t xml:space="preserve">, deixando </w:t>
      </w:r>
      <w:r w:rsidR="464BBA60">
        <w:t xml:space="preserve">de ser restrito </w:t>
      </w:r>
      <w:r w:rsidRPr="008F595A" w:rsidR="464BBA60">
        <w:rPr>
          <w:szCs w:val="24"/>
        </w:rPr>
        <w:t xml:space="preserve">somente ao papel, atualmente existem </w:t>
      </w:r>
      <w:r w:rsidRPr="008F595A" w:rsidR="339C5AC6">
        <w:rPr>
          <w:szCs w:val="24"/>
        </w:rPr>
        <w:t>dispositivos</w:t>
      </w:r>
      <w:r w:rsidRPr="008F595A" w:rsidR="464BBA60">
        <w:rPr>
          <w:szCs w:val="24"/>
        </w:rPr>
        <w:t xml:space="preserve"> </w:t>
      </w:r>
      <w:r w:rsidRPr="008F595A" w:rsidR="4007D98A">
        <w:rPr>
          <w:szCs w:val="24"/>
        </w:rPr>
        <w:t>eletrônicos</w:t>
      </w:r>
      <w:r w:rsidRPr="008F595A" w:rsidR="464BBA60">
        <w:rPr>
          <w:szCs w:val="24"/>
        </w:rPr>
        <w:t xml:space="preserve">, </w:t>
      </w:r>
      <w:r w:rsidRPr="008F595A" w:rsidR="60C31A8C">
        <w:rPr>
          <w:szCs w:val="24"/>
        </w:rPr>
        <w:t>aplicativos</w:t>
      </w:r>
      <w:r w:rsidRPr="008F595A" w:rsidR="460EF910">
        <w:rPr>
          <w:szCs w:val="24"/>
        </w:rPr>
        <w:t xml:space="preserve">, </w:t>
      </w:r>
      <w:r w:rsidRPr="008F595A" w:rsidR="460EF910">
        <w:rPr>
          <w:i/>
          <w:szCs w:val="24"/>
        </w:rPr>
        <w:t>display</w:t>
      </w:r>
      <w:r w:rsidRPr="008F595A" w:rsidR="460EF910">
        <w:rPr>
          <w:szCs w:val="24"/>
        </w:rPr>
        <w:t xml:space="preserve"> </w:t>
      </w:r>
      <w:r w:rsidRPr="008F595A" w:rsidR="0076589B">
        <w:rPr>
          <w:szCs w:val="24"/>
        </w:rPr>
        <w:t>b</w:t>
      </w:r>
      <w:r w:rsidRPr="008F595A" w:rsidR="675579A0">
        <w:rPr>
          <w:szCs w:val="24"/>
        </w:rPr>
        <w:t>rail</w:t>
      </w:r>
      <w:r w:rsidRPr="008F595A" w:rsidR="460EF910">
        <w:rPr>
          <w:szCs w:val="24"/>
        </w:rPr>
        <w:t xml:space="preserve">e e impressoras </w:t>
      </w:r>
      <w:r w:rsidRPr="008F595A" w:rsidR="03D86095">
        <w:rPr>
          <w:szCs w:val="24"/>
        </w:rPr>
        <w:t>especializadas</w:t>
      </w:r>
      <w:r w:rsidRPr="008F595A" w:rsidR="460EF910">
        <w:rPr>
          <w:szCs w:val="24"/>
        </w:rPr>
        <w:t xml:space="preserve"> que facilitam o acesso a textos </w:t>
      </w:r>
      <w:r w:rsidRPr="008F595A" w:rsidR="04592B4A">
        <w:rPr>
          <w:szCs w:val="24"/>
        </w:rPr>
        <w:t>digitais</w:t>
      </w:r>
      <w:r w:rsidRPr="008F595A" w:rsidR="1A994D6E">
        <w:rPr>
          <w:szCs w:val="24"/>
        </w:rPr>
        <w:t xml:space="preserve">, </w:t>
      </w:r>
      <w:r w:rsidRPr="008F595A" w:rsidR="389CC54F">
        <w:rPr>
          <w:szCs w:val="24"/>
        </w:rPr>
        <w:t>materiais</w:t>
      </w:r>
      <w:r w:rsidRPr="008F595A" w:rsidR="1A994D6E">
        <w:rPr>
          <w:szCs w:val="24"/>
        </w:rPr>
        <w:t xml:space="preserve"> </w:t>
      </w:r>
      <w:r w:rsidRPr="008F595A" w:rsidR="6408C579">
        <w:rPr>
          <w:szCs w:val="24"/>
        </w:rPr>
        <w:t>didáticos etc.</w:t>
      </w:r>
      <w:r w:rsidRPr="008F595A" w:rsidR="1A994D6E">
        <w:rPr>
          <w:szCs w:val="24"/>
        </w:rPr>
        <w:t xml:space="preserve"> Além disso</w:t>
      </w:r>
      <w:r w:rsidRPr="008F595A" w:rsidR="1DB4AECD">
        <w:rPr>
          <w:szCs w:val="24"/>
        </w:rPr>
        <w:t>,</w:t>
      </w:r>
      <w:r w:rsidRPr="008F595A" w:rsidR="1A994D6E">
        <w:rPr>
          <w:szCs w:val="24"/>
        </w:rPr>
        <w:t xml:space="preserve"> </w:t>
      </w:r>
      <w:r w:rsidRPr="008F595A" w:rsidR="1A994D6E">
        <w:rPr>
          <w:i/>
          <w:iCs/>
          <w:szCs w:val="24"/>
        </w:rPr>
        <w:t>softwares</w:t>
      </w:r>
      <w:r w:rsidRPr="008F595A" w:rsidR="1A994D6E">
        <w:rPr>
          <w:szCs w:val="24"/>
        </w:rPr>
        <w:t xml:space="preserve"> leitores de tela quando integrados</w:t>
      </w:r>
      <w:r w:rsidRPr="008F595A" w:rsidR="012EEF6A">
        <w:rPr>
          <w:szCs w:val="24"/>
        </w:rPr>
        <w:t xml:space="preserve"> a esses </w:t>
      </w:r>
      <w:r w:rsidRPr="008F595A" w:rsidR="4B2037D3">
        <w:rPr>
          <w:szCs w:val="24"/>
        </w:rPr>
        <w:t>dispositivos</w:t>
      </w:r>
      <w:r w:rsidRPr="008F595A" w:rsidR="012EEF6A">
        <w:rPr>
          <w:szCs w:val="24"/>
        </w:rPr>
        <w:t xml:space="preserve"> torna</w:t>
      </w:r>
      <w:r w:rsidRPr="008F595A" w:rsidR="0528E6C6">
        <w:rPr>
          <w:szCs w:val="24"/>
        </w:rPr>
        <w:t>m</w:t>
      </w:r>
      <w:r w:rsidRPr="008F595A" w:rsidR="012EEF6A">
        <w:rPr>
          <w:szCs w:val="24"/>
        </w:rPr>
        <w:t xml:space="preserve"> </w:t>
      </w:r>
      <w:r w:rsidRPr="008F595A" w:rsidR="03DD0B89">
        <w:rPr>
          <w:szCs w:val="24"/>
        </w:rPr>
        <w:t>possível</w:t>
      </w:r>
      <w:r w:rsidRPr="008F595A" w:rsidR="012EEF6A">
        <w:rPr>
          <w:szCs w:val="24"/>
        </w:rPr>
        <w:t xml:space="preserve"> que a leitura seja mais </w:t>
      </w:r>
      <w:r w:rsidRPr="008F595A" w:rsidR="1AEE96A9">
        <w:rPr>
          <w:szCs w:val="24"/>
        </w:rPr>
        <w:t>rápida</w:t>
      </w:r>
      <w:r w:rsidRPr="008F595A" w:rsidR="012EEF6A">
        <w:rPr>
          <w:szCs w:val="24"/>
        </w:rPr>
        <w:t xml:space="preserve"> e </w:t>
      </w:r>
      <w:r w:rsidRPr="008F595A" w:rsidR="092FE255">
        <w:rPr>
          <w:szCs w:val="24"/>
        </w:rPr>
        <w:t>dinâmica</w:t>
      </w:r>
      <w:r w:rsidRPr="008F595A" w:rsidR="0E54A515">
        <w:rPr>
          <w:szCs w:val="24"/>
        </w:rPr>
        <w:t xml:space="preserve">, facilitando o acesso </w:t>
      </w:r>
      <w:r w:rsidRPr="008F595A" w:rsidR="52CB3048">
        <w:rPr>
          <w:szCs w:val="24"/>
        </w:rPr>
        <w:t>à</w:t>
      </w:r>
      <w:r w:rsidRPr="008F595A" w:rsidR="0E54A515">
        <w:rPr>
          <w:szCs w:val="24"/>
        </w:rPr>
        <w:t xml:space="preserve"> informação e a inclusão digital</w:t>
      </w:r>
      <w:sdt>
        <w:sdtPr>
          <w:rPr>
            <w:szCs w:val="24"/>
          </w:rPr>
          <w:id w:val="-1652205902"/>
          <w:citation/>
        </w:sdtPr>
        <w:sdtContent>
          <w:r w:rsidRPr="008F595A" w:rsidR="00346CA4">
            <w:rPr>
              <w:szCs w:val="24"/>
            </w:rPr>
            <w:fldChar w:fldCharType="begin"/>
          </w:r>
          <w:r w:rsidRPr="008F595A" w:rsidR="00346CA4">
            <w:rPr>
              <w:szCs w:val="24"/>
            </w:rPr>
            <w:instrText xml:space="preserve"> CITATION Sou21 \l 1046 </w:instrText>
          </w:r>
          <w:r w:rsidRPr="008F595A" w:rsidR="00346CA4">
            <w:rPr>
              <w:szCs w:val="24"/>
            </w:rPr>
            <w:fldChar w:fldCharType="separate"/>
          </w:r>
          <w:r w:rsidR="00DD17F6">
            <w:rPr>
              <w:noProof/>
              <w:szCs w:val="24"/>
            </w:rPr>
            <w:t xml:space="preserve"> (Sousa, 2021)</w:t>
          </w:r>
          <w:r w:rsidRPr="008F595A" w:rsidR="00346CA4">
            <w:rPr>
              <w:szCs w:val="24"/>
            </w:rPr>
            <w:fldChar w:fldCharType="end"/>
          </w:r>
        </w:sdtContent>
      </w:sdt>
      <w:r w:rsidRPr="008F595A" w:rsidR="008F595A">
        <w:rPr>
          <w:szCs w:val="24"/>
        </w:rPr>
        <w:t>.</w:t>
      </w:r>
    </w:p>
    <w:p w:rsidR="5CF0DAA4" w:rsidP="00C265A3" w:rsidRDefault="5CF0DAA4" w14:paraId="302D5F30" w14:textId="5A455193">
      <w:pPr>
        <w:pStyle w:val="TextoABNT"/>
      </w:pPr>
      <w:r>
        <w:t>No Brasil</w:t>
      </w:r>
      <w:r w:rsidR="77A5B54C">
        <w:t xml:space="preserve">, o </w:t>
      </w:r>
      <w:r w:rsidR="001D3645">
        <w:t>braile</w:t>
      </w:r>
      <w:r w:rsidR="198DEB51">
        <w:t xml:space="preserve"> é regulamento pela Lei n° 4.169/1962, que o</w:t>
      </w:r>
      <w:r w:rsidR="52492E85">
        <w:t xml:space="preserve">ficializou o sistema como </w:t>
      </w:r>
      <w:r w:rsidR="40F7F64D">
        <w:t>método</w:t>
      </w:r>
      <w:r w:rsidR="52492E85">
        <w:t xml:space="preserve"> legal de </w:t>
      </w:r>
      <w:r w:rsidR="277FD652">
        <w:t>leitura</w:t>
      </w:r>
      <w:r w:rsidR="52492E85">
        <w:t xml:space="preserve"> e escrita para deficientes visuais no pa</w:t>
      </w:r>
      <w:r w:rsidR="392FF87B">
        <w:t>í</w:t>
      </w:r>
      <w:r w:rsidR="52492E85">
        <w:t>s</w:t>
      </w:r>
      <w:r w:rsidR="3DA780A1">
        <w:t xml:space="preserve">. Desde então, </w:t>
      </w:r>
      <w:r w:rsidR="347EEE0E">
        <w:t>políticas</w:t>
      </w:r>
      <w:r w:rsidR="3DA780A1">
        <w:t xml:space="preserve"> p</w:t>
      </w:r>
      <w:r w:rsidR="4ADC34FA">
        <w:t>ú</w:t>
      </w:r>
      <w:r w:rsidR="3DA780A1">
        <w:t xml:space="preserve">blicas </w:t>
      </w:r>
      <w:r w:rsidR="7BD07284">
        <w:t>buscam</w:t>
      </w:r>
      <w:r w:rsidR="3DA780A1">
        <w:t xml:space="preserve"> ampliar sua presença em escolas</w:t>
      </w:r>
      <w:r w:rsidR="0CA167CA">
        <w:t xml:space="preserve">, bibliotecas e espaços culturais, reforçando a educação do </w:t>
      </w:r>
      <w:r w:rsidR="264DB4A3">
        <w:t>Braille</w:t>
      </w:r>
      <w:r w:rsidR="0CA167CA">
        <w:t xml:space="preserve"> como ferrament</w:t>
      </w:r>
      <w:r w:rsidR="21D9D4ED">
        <w:t xml:space="preserve">a de cidadania e direito a </w:t>
      </w:r>
      <w:r w:rsidR="42B12C2E">
        <w:t>educação</w:t>
      </w:r>
      <w:r w:rsidR="21D9D4ED">
        <w:t>.</w:t>
      </w:r>
      <w:r w:rsidR="00440060">
        <w:t xml:space="preserve"> </w:t>
      </w:r>
      <w:sdt>
        <w:sdtPr>
          <w:id w:val="1593519021"/>
          <w:citation/>
        </w:sdtPr>
        <w:sdtContent>
          <w:r w:rsidR="00440060">
            <w:fldChar w:fldCharType="begin"/>
          </w:r>
          <w:r w:rsidR="00440060">
            <w:instrText xml:space="preserve"> CITATION Gov62 \l 1046 </w:instrText>
          </w:r>
          <w:r w:rsidR="00440060">
            <w:fldChar w:fldCharType="separate"/>
          </w:r>
          <w:r w:rsidR="00DD17F6">
            <w:rPr>
              <w:noProof/>
            </w:rPr>
            <w:t>(Governo Brasileiro, 1962)</w:t>
          </w:r>
          <w:r w:rsidR="00440060">
            <w:fldChar w:fldCharType="end"/>
          </w:r>
        </w:sdtContent>
      </w:sdt>
    </w:p>
    <w:p w:rsidRPr="00C265A3" w:rsidR="014083E9" w:rsidP="003F323C" w:rsidRDefault="21D9D4ED" w14:paraId="2E7B0966" w14:textId="249D27D4">
      <w:pPr>
        <w:pStyle w:val="TextoABNT"/>
      </w:pPr>
      <w:r>
        <w:t xml:space="preserve">Esse sistema funciona por meio de </w:t>
      </w:r>
      <w:r w:rsidR="523F42A2">
        <w:t>células</w:t>
      </w:r>
      <w:r>
        <w:t xml:space="preserve"> compo</w:t>
      </w:r>
      <w:r w:rsidR="0CD36DF6">
        <w:t>stas por 6 pontos em relevo, organizados, em duas colunas verticais de três pontos cada.</w:t>
      </w:r>
      <w:r w:rsidR="675339EB">
        <w:t xml:space="preserve"> </w:t>
      </w:r>
      <w:r w:rsidR="09ACB9DB">
        <w:t xml:space="preserve">A partir desses pontos que podem estar em </w:t>
      </w:r>
      <w:r w:rsidR="68A83F39">
        <w:t xml:space="preserve">relevo em branco, é </w:t>
      </w:r>
      <w:r w:rsidR="65854FF2">
        <w:t>possível</w:t>
      </w:r>
      <w:r w:rsidR="68A83F39">
        <w:t xml:space="preserve"> representar letras, </w:t>
      </w:r>
      <w:r w:rsidR="55134C7F">
        <w:t>números</w:t>
      </w:r>
      <w:r w:rsidR="68A83F39">
        <w:t xml:space="preserve">, sinais etc. </w:t>
      </w:r>
      <w:r w:rsidR="0012788B">
        <w:t xml:space="preserve">Cada </w:t>
      </w:r>
      <w:r w:rsidRPr="008F595A" w:rsidR="0012788B">
        <w:rPr>
          <w:szCs w:val="24"/>
        </w:rPr>
        <w:t xml:space="preserve">célula </w:t>
      </w:r>
      <w:r w:rsidRPr="008F595A" w:rsidR="001D3645">
        <w:rPr>
          <w:szCs w:val="24"/>
        </w:rPr>
        <w:t>braile</w:t>
      </w:r>
      <w:r w:rsidRPr="008F595A" w:rsidR="0012788B">
        <w:rPr>
          <w:szCs w:val="24"/>
        </w:rPr>
        <w:t xml:space="preserve"> pode gerar até 63 combinações diferentes, o que permite abranger todo o alfabeto e sistemas simbólicos adicionais. A leitura é realizada com as pontas dos dedos, geralmente utilizando os dois indicadores simultaneamente</w:t>
      </w:r>
      <w:sdt>
        <w:sdtPr>
          <w:rPr>
            <w:szCs w:val="24"/>
          </w:rPr>
          <w:id w:val="1004005507"/>
          <w:citation/>
        </w:sdtPr>
        <w:sdtContent>
          <w:r w:rsidRPr="008F595A" w:rsidR="007A76E0">
            <w:rPr>
              <w:szCs w:val="24"/>
            </w:rPr>
            <w:fldChar w:fldCharType="begin"/>
          </w:r>
          <w:r w:rsidR="00DC0257">
            <w:rPr>
              <w:szCs w:val="24"/>
            </w:rPr>
            <w:instrText xml:space="preserve">CITATION Giu25 \l 1046 </w:instrText>
          </w:r>
          <w:r w:rsidRPr="008F595A" w:rsidR="007A76E0">
            <w:rPr>
              <w:szCs w:val="24"/>
            </w:rPr>
            <w:fldChar w:fldCharType="separate"/>
          </w:r>
          <w:r w:rsidR="00DD17F6">
            <w:rPr>
              <w:noProof/>
              <w:szCs w:val="24"/>
            </w:rPr>
            <w:t xml:space="preserve"> (Giullya FRANCO, s.d.)</w:t>
          </w:r>
          <w:r w:rsidRPr="008F595A" w:rsidR="007A76E0">
            <w:rPr>
              <w:szCs w:val="24"/>
            </w:rPr>
            <w:fldChar w:fldCharType="end"/>
          </w:r>
        </w:sdtContent>
      </w:sdt>
      <w:r w:rsidRPr="008F595A" w:rsidR="009E74FC">
        <w:rPr>
          <w:szCs w:val="24"/>
        </w:rPr>
        <w:t>.</w:t>
      </w:r>
    </w:p>
    <w:p w:rsidRPr="00F404D6" w:rsidR="00F159FF" w:rsidP="00580AA7" w:rsidRDefault="00580AA7" w14:paraId="4042C9E8" w14:textId="6885151E">
      <w:pPr>
        <w:pStyle w:val="Heading3"/>
      </w:pPr>
      <w:bookmarkStart w:name="_Toc221657403" w:id="19"/>
      <w:r>
        <w:t>Contexto social</w:t>
      </w:r>
      <w:bookmarkEnd w:id="19"/>
    </w:p>
    <w:p w:rsidR="00BF3CB4" w:rsidP="00C265A3" w:rsidRDefault="00BF3CB4" w14:paraId="075EDF15" w14:textId="1EA26279">
      <w:pPr>
        <w:pStyle w:val="TextoABNT"/>
      </w:pPr>
      <w:r>
        <w:t>A norte americana Helen Adams Keller, adqui</w:t>
      </w:r>
      <w:r w:rsidRPr="6491E302">
        <w:t>riu surdo-cegueira aos 19 meses de idade por conta de uma doença não identificada na época, passando a apresentar surtos frequentes na infância e complicações. Em 1887, aos se</w:t>
      </w:r>
      <w:r>
        <w:t xml:space="preserve">te anos, passou a ser lecionada por Johanna Macy, conhecida como Anne Sullivan, que auxiliou Keller a familiarizar objetos com as mãos, soletrar letras e aprender o alfabeto em </w:t>
      </w:r>
      <w:r w:rsidR="00265886">
        <w:t>braile</w:t>
      </w:r>
      <w:sdt>
        <w:sdtPr>
          <w:id w:val="-998733307"/>
          <w:citation/>
        </w:sdtPr>
        <w:sdtContent>
          <w:r w:rsidR="000F0B21">
            <w:fldChar w:fldCharType="begin"/>
          </w:r>
          <w:r w:rsidR="00DC0257">
            <w:instrText xml:space="preserve">CITATION Bre25 \l 1046 </w:instrText>
          </w:r>
          <w:r w:rsidR="000F0B21">
            <w:fldChar w:fldCharType="separate"/>
          </w:r>
          <w:r w:rsidR="00DD17F6">
            <w:rPr>
              <w:noProof/>
            </w:rPr>
            <w:t xml:space="preserve"> (CHÉROLET, 2023)</w:t>
          </w:r>
          <w:r w:rsidR="000F0B21">
            <w:fldChar w:fldCharType="end"/>
          </w:r>
        </w:sdtContent>
      </w:sdt>
      <w:r>
        <w:t>.</w:t>
      </w:r>
    </w:p>
    <w:p w:rsidR="00351F75" w:rsidP="00C265A3" w:rsidRDefault="00BF3CB4" w14:paraId="3B619B6B" w14:textId="5631DB21">
      <w:pPr>
        <w:pStyle w:val="TextoABNT"/>
      </w:pPr>
      <w:r>
        <w:t xml:space="preserve">Helen se tornou uma escritora e ativista social, conhecida por ser a primeira surdocega a obter um diploma universitário e por ser membra e conselheira em relações nacionais e internacionais da </w:t>
      </w:r>
      <w:r w:rsidRPr="00E82C87">
        <w:rPr>
          <w:i/>
          <w:iCs/>
        </w:rPr>
        <w:t xml:space="preserve">American </w:t>
      </w:r>
      <w:r w:rsidRPr="66C4D759">
        <w:rPr>
          <w:i/>
          <w:iCs/>
        </w:rPr>
        <w:t>Foundation</w:t>
      </w:r>
      <w:r w:rsidRPr="00E82C87">
        <w:rPr>
          <w:i/>
          <w:iCs/>
        </w:rPr>
        <w:t xml:space="preserve"> for the Blind</w:t>
      </w:r>
      <w:r>
        <w:t xml:space="preserve"> (Fundação Americana para os Cegos), uma organização sem fins lucrativos dedicada a criar e garantir direitos, oportunidades e escolhas para deficientes visuais</w:t>
      </w:r>
      <w:sdt>
        <w:sdtPr>
          <w:id w:val="1945577611"/>
          <w:citation/>
        </w:sdtPr>
        <w:sdtContent>
          <w:r w:rsidR="004B3964">
            <w:fldChar w:fldCharType="begin"/>
          </w:r>
          <w:r w:rsidR="00DC0257">
            <w:rPr>
              <w:lang w:val="en-US"/>
            </w:rPr>
            <w:instrText xml:space="preserve">CITATION Bre25 \l 1033 </w:instrText>
          </w:r>
          <w:r w:rsidR="004B3964">
            <w:fldChar w:fldCharType="separate"/>
          </w:r>
          <w:r w:rsidR="00DD17F6">
            <w:rPr>
              <w:noProof/>
              <w:lang w:val="en-US"/>
            </w:rPr>
            <w:t xml:space="preserve"> (CHÉROLET, 2023)</w:t>
          </w:r>
          <w:r w:rsidR="004B3964">
            <w:fldChar w:fldCharType="end"/>
          </w:r>
        </w:sdtContent>
      </w:sdt>
      <w:r w:rsidR="009E74FC">
        <w:t>.</w:t>
      </w:r>
    </w:p>
    <w:p w:rsidRPr="0014429F" w:rsidR="009E74FC" w:rsidP="001755AD" w:rsidRDefault="3613AB06" w14:paraId="77A95523" w14:textId="66B80CB8">
      <w:pPr>
        <w:pStyle w:val="CitaoDireta"/>
      </w:pPr>
      <w:r w:rsidRPr="30E72A8F">
        <w:t>Você ouviu como vindo dos dedos de outra pessoa, um raio de luz foi emitido por outra alma encostou na escuridão da minha mente e eu me encontrei, encontrei o mundo, encontrei Deus.</w:t>
      </w:r>
      <w:sdt>
        <w:sdtPr>
          <w:id w:val="-338629174"/>
          <w:citation/>
        </w:sdtPr>
        <w:sdtContent>
          <w:r w:rsidR="004E31AD">
            <w:fldChar w:fldCharType="begin"/>
          </w:r>
          <w:r w:rsidR="00DC0257">
            <w:rPr>
              <w:lang w:val="en-US"/>
            </w:rPr>
            <w:instrText xml:space="preserve">CITATION Hel25 \l 1033 </w:instrText>
          </w:r>
          <w:r w:rsidR="004E31AD">
            <w:fldChar w:fldCharType="separate"/>
          </w:r>
          <w:r w:rsidR="00DD17F6">
            <w:rPr>
              <w:noProof/>
              <w:lang w:val="en-US"/>
            </w:rPr>
            <w:t xml:space="preserve"> (KELLER, 1925)</w:t>
          </w:r>
          <w:r w:rsidR="004E31AD">
            <w:fldChar w:fldCharType="end"/>
          </w:r>
        </w:sdtContent>
      </w:sdt>
    </w:p>
    <w:p w:rsidR="007C7ED3" w:rsidP="00C265A3" w:rsidRDefault="21C8DFEE" w14:paraId="78FB7BC5" w14:textId="58566C36">
      <w:pPr>
        <w:pStyle w:val="TextoABNT"/>
      </w:pPr>
      <w:r>
        <w:t>Esta frase</w:t>
      </w:r>
      <w:r w:rsidR="00804806">
        <w:t xml:space="preserve"> demonstra a importância da capacidade de Anne em introduzir os métodos sensoriais, o </w:t>
      </w:r>
      <w:r w:rsidR="00265886">
        <w:t>braile</w:t>
      </w:r>
      <w:r w:rsidR="00804806">
        <w:t xml:space="preserve"> e outras variadas técnicas de desenvolvimento para enfrentar as barreiras dos deficientes visuais até mesmo </w:t>
      </w:r>
      <w:r w:rsidR="00BF6A1F">
        <w:t>atualmente</w:t>
      </w:r>
      <w:r w:rsidR="00804806">
        <w:t xml:space="preserve">. </w:t>
      </w:r>
    </w:p>
    <w:p w:rsidR="00804806" w:rsidP="00C265A3" w:rsidRDefault="00804806" w14:paraId="21E470C7" w14:textId="5353C7BB">
      <w:pPr>
        <w:pStyle w:val="TextoABNT"/>
      </w:pPr>
      <w:r w:rsidRPr="00C23860">
        <w:t xml:space="preserve">Dados do </w:t>
      </w:r>
      <w:r w:rsidRPr="008F4CA5">
        <w:t>Vision Loss Expert Group</w:t>
      </w:r>
      <w:r w:rsidRPr="00C23860">
        <w:t xml:space="preserve">, </w:t>
      </w:r>
      <w:r>
        <w:t>Vision</w:t>
      </w:r>
      <w:r w:rsidRPr="00C23860">
        <w:t xml:space="preserve"> 2020, </w:t>
      </w:r>
      <w:r>
        <w:t>estima</w:t>
      </w:r>
      <w:r w:rsidR="00E728C9">
        <w:t>m</w:t>
      </w:r>
      <w:r w:rsidRPr="00C23860">
        <w:t xml:space="preserve"> que 43 milhões de pessoas </w:t>
      </w:r>
      <w:r w:rsidR="0024546D">
        <w:t xml:space="preserve">em 2020 </w:t>
      </w:r>
      <w:r w:rsidRPr="00C23860">
        <w:t>eram cegas</w:t>
      </w:r>
      <w:r>
        <w:t xml:space="preserve">. Esses números evidenciam a grande necessidade que possuímos quando pensamos em acessibilidade e equidade, como </w:t>
      </w:r>
      <w:r w:rsidR="00BF6A1F">
        <w:t>políticas</w:t>
      </w:r>
      <w:r>
        <w:t xml:space="preserve"> </w:t>
      </w:r>
      <w:r w:rsidR="008E5241">
        <w:t>públicas</w:t>
      </w:r>
      <w:r>
        <w:t xml:space="preserve"> efetivas e tecnologia que auxiliam na adaptabilidade</w:t>
      </w:r>
      <w:sdt>
        <w:sdtPr>
          <w:id w:val="-1567336880"/>
          <w:citation/>
        </w:sdtPr>
        <w:sdtContent>
          <w:r w:rsidR="004F3AFA">
            <w:fldChar w:fldCharType="begin"/>
          </w:r>
          <w:r w:rsidR="004F3AFA">
            <w:instrText xml:space="preserve"> CITATION VIS25 \l 1046 </w:instrText>
          </w:r>
          <w:r w:rsidR="004F3AFA">
            <w:fldChar w:fldCharType="separate"/>
          </w:r>
          <w:r w:rsidR="00DD17F6">
            <w:rPr>
              <w:noProof/>
            </w:rPr>
            <w:t xml:space="preserve"> (IAPB, 2020)</w:t>
          </w:r>
          <w:r w:rsidR="004F3AFA">
            <w:fldChar w:fldCharType="end"/>
          </w:r>
        </w:sdtContent>
      </w:sdt>
      <w:r>
        <w:t>.</w:t>
      </w:r>
    </w:p>
    <w:p w:rsidR="00804806" w:rsidP="00C265A3" w:rsidRDefault="006D11D9" w14:paraId="53C73578" w14:textId="4026055B">
      <w:pPr>
        <w:pStyle w:val="TextoABNT"/>
      </w:pPr>
      <w:r>
        <w:t>C</w:t>
      </w:r>
      <w:r w:rsidR="00804806">
        <w:t>erca de 2,2 bilhões de pessoas apresentam alguma forma deficiência visual, sendo 1 bilhão desses casos, podendo ser tratados com intervenções simples, cirúrgicos ou recursos adaptativos. Essa realidade ressalta como há uma grande falta de acesso a serviços básicos e essenciais</w:t>
      </w:r>
      <w:r w:rsidR="00040462">
        <w:t xml:space="preserve"> </w:t>
      </w:r>
      <w:sdt>
        <w:sdtPr>
          <w:id w:val="450592408"/>
          <w:citation/>
        </w:sdtPr>
        <w:sdtContent>
          <w:r w:rsidR="002C6955">
            <w:fldChar w:fldCharType="begin"/>
          </w:r>
          <w:r w:rsidR="002C6955">
            <w:instrText xml:space="preserve"> CITATION OPA25 \l 1046 </w:instrText>
          </w:r>
          <w:r w:rsidR="002C6955">
            <w:fldChar w:fldCharType="separate"/>
          </w:r>
          <w:r w:rsidR="00DD17F6">
            <w:rPr>
              <w:noProof/>
            </w:rPr>
            <w:t>(OPAS/OMS, 2025)</w:t>
          </w:r>
          <w:r w:rsidR="002C6955">
            <w:fldChar w:fldCharType="end"/>
          </w:r>
        </w:sdtContent>
      </w:sdt>
      <w:r w:rsidR="00404422">
        <w:t>.</w:t>
      </w:r>
    </w:p>
    <w:p w:rsidR="00864F74" w:rsidP="00C265A3" w:rsidRDefault="00804806" w14:paraId="757B5B73" w14:textId="493AB238">
      <w:pPr>
        <w:pStyle w:val="TextoABNT"/>
      </w:pPr>
      <w:r>
        <w:t>No contexto educacional</w:t>
      </w:r>
      <w:r w:rsidR="63B7F51B">
        <w:t>,</w:t>
      </w:r>
      <w:r>
        <w:t xml:space="preserve"> muitos </w:t>
      </w:r>
      <w:r w:rsidR="005135CB">
        <w:t>discentes</w:t>
      </w:r>
      <w:r>
        <w:t xml:space="preserve"> com deficiência visual possuem dificuldades devid</w:t>
      </w:r>
      <w:r w:rsidR="2B08AF63">
        <w:t>a</w:t>
      </w:r>
      <w:r>
        <w:t xml:space="preserve"> à falta de adaptabilidade nas instituições pedagógicas e falta de acesso às tecnologias que podem auxiliá-lo.</w:t>
      </w:r>
      <w:r w:rsidR="006D3D9B">
        <w:t xml:space="preserve"> </w:t>
      </w:r>
      <w:r w:rsidRPr="006D3D9B" w:rsidR="006D3D9B">
        <w:t xml:space="preserve">Essa situação se agrava nas universidades, </w:t>
      </w:r>
      <w:r w:rsidR="00D14EAD">
        <w:t xml:space="preserve">em que </w:t>
      </w:r>
      <w:r w:rsidR="4DF060D2">
        <w:t>há</w:t>
      </w:r>
      <w:r w:rsidR="006D3D9B">
        <w:t xml:space="preserve"> </w:t>
      </w:r>
      <w:r w:rsidRPr="006D3D9B" w:rsidR="006D3D9B">
        <w:t xml:space="preserve">o despreparo de </w:t>
      </w:r>
      <w:r w:rsidR="006D3D9B">
        <w:t>docentes</w:t>
      </w:r>
      <w:r w:rsidRPr="006D3D9B" w:rsidR="006D3D9B">
        <w:t>, somado à ausência de recursos adequados, exig</w:t>
      </w:r>
      <w:r w:rsidR="006D3D9B">
        <w:t>indo</w:t>
      </w:r>
      <w:r w:rsidRPr="006D3D9B" w:rsidR="006D3D9B">
        <w:t xml:space="preserve"> a permanência e o desempenho acadêmico de alunos com deficiência visual</w:t>
      </w:r>
      <w:r w:rsidR="006D3D9B">
        <w:t xml:space="preserve"> em meio a uma falta de acessibilidade da instituição </w:t>
      </w:r>
      <w:sdt>
        <w:sdtPr>
          <w:id w:val="704753347"/>
          <w:citation/>
        </w:sdtPr>
        <w:sdtContent>
          <w:r w:rsidR="00673ABC">
            <w:fldChar w:fldCharType="begin"/>
          </w:r>
          <w:r w:rsidR="00DC0257">
            <w:instrText xml:space="preserve">CITATION Eli22 \l 1046 </w:instrText>
          </w:r>
          <w:r w:rsidR="00673ABC">
            <w:fldChar w:fldCharType="separate"/>
          </w:r>
          <w:r w:rsidR="00DD17F6">
            <w:rPr>
              <w:noProof/>
            </w:rPr>
            <w:t>(ECHES, 2022)</w:t>
          </w:r>
          <w:r w:rsidR="00673ABC">
            <w:fldChar w:fldCharType="end"/>
          </w:r>
        </w:sdtContent>
      </w:sdt>
      <w:r w:rsidR="00255368">
        <w:t>.</w:t>
      </w:r>
    </w:p>
    <w:p w:rsidR="00F159FF" w:rsidP="00C265A3" w:rsidRDefault="009160FE" w14:paraId="3C522EC1" w14:textId="424FF711">
      <w:pPr>
        <w:pStyle w:val="TextoABNT"/>
      </w:pPr>
      <w:r>
        <w:t xml:space="preserve">Essa limitação torna-se ainda mais evidente em disciplinas que demandam raciocínio lógico e o uso constante de recursos tecnológicos específicos, como é o caso da matemática. Além de exigir abstração e simbolismos próprios, a matemática frequentemente depende do uso de calculadoras científicas e </w:t>
      </w:r>
      <w:r w:rsidRPr="005B735A">
        <w:rPr>
          <w:i/>
          <w:iCs/>
        </w:rPr>
        <w:t>softwares</w:t>
      </w:r>
      <w:r>
        <w:t xml:space="preserve"> de apoio, que nem sempre são adaptados para pessoas com deficiência visual. Essa realidade reforça a necessidade de analisar como a matemática, enquanto ciência fundamental, pode ser tanto uma barreira quanto um campo de oportunidades para repensar a inclusão educacional</w:t>
      </w:r>
      <w:sdt>
        <w:sdtPr>
          <w:id w:val="192507441"/>
          <w:citation/>
        </w:sdtPr>
        <w:sdtContent>
          <w:r w:rsidR="0016555F">
            <w:fldChar w:fldCharType="begin"/>
          </w:r>
          <w:r w:rsidR="00DC0257">
            <w:instrText xml:space="preserve">CITATION Eli22 \l 1046 </w:instrText>
          </w:r>
          <w:r w:rsidR="0016555F">
            <w:fldChar w:fldCharType="separate"/>
          </w:r>
          <w:r w:rsidR="00DD17F6">
            <w:rPr>
              <w:noProof/>
            </w:rPr>
            <w:t xml:space="preserve"> (ECHES, 2022)</w:t>
          </w:r>
          <w:r w:rsidR="0016555F">
            <w:fldChar w:fldCharType="end"/>
          </w:r>
        </w:sdtContent>
      </w:sdt>
      <w:r>
        <w:t>.</w:t>
      </w:r>
    </w:p>
    <w:p w:rsidRPr="001723B6" w:rsidR="00F159FF" w:rsidP="00F87C7C" w:rsidRDefault="009F7BA6" w14:paraId="5DE5F61C" w14:textId="5302AA3B">
      <w:pPr>
        <w:pStyle w:val="Heading2"/>
      </w:pPr>
      <w:bookmarkStart w:name="_Toc929208394" w:id="20"/>
      <w:r w:rsidRPr="001723B6">
        <w:t>MATEMÁTICA</w:t>
      </w:r>
      <w:bookmarkEnd w:id="20"/>
    </w:p>
    <w:p w:rsidRPr="00237D55" w:rsidR="00843045" w:rsidP="00237D55" w:rsidRDefault="00684335" w14:paraId="0FB41464" w14:textId="4C5F1171">
      <w:pPr>
        <w:pStyle w:val="TextoABNT"/>
      </w:pPr>
      <w:r>
        <w:t>A</w:t>
      </w:r>
      <w:r w:rsidR="00436A76">
        <w:t xml:space="preserve"> matemática </w:t>
      </w:r>
      <w:r w:rsidRPr="00882893" w:rsidR="00882893">
        <w:t>pode ser definida como a ciência que estuda padrões, relações, detalhes, formas e estruturas, utilizando linguagem simbólica e raciocínio lógico para compreender e descrever características do mundo real e abstrato</w:t>
      </w:r>
      <w:r w:rsidR="00AA3D35">
        <w:t>. Essa ciência</w:t>
      </w:r>
      <w:r w:rsidR="129C865B">
        <w:t xml:space="preserve"> </w:t>
      </w:r>
      <w:r w:rsidR="00AA3D35">
        <w:t>foi desenvolvida e aprimorada por diferentes civilizações ao longo dos séculos, resultando em diferentes formas de utilização, interpretação e métodos</w:t>
      </w:r>
      <w:sdt>
        <w:sdtPr>
          <w:id w:val="-549535993"/>
          <w:citation/>
        </w:sdtPr>
        <w:sdtContent>
          <w:r w:rsidR="00EF5A16">
            <w:fldChar w:fldCharType="begin"/>
          </w:r>
          <w:r w:rsidR="00DC0257">
            <w:instrText xml:space="preserve">CITATION Eve11 \l 1046 </w:instrText>
          </w:r>
          <w:r w:rsidR="00EF5A16">
            <w:fldChar w:fldCharType="separate"/>
          </w:r>
          <w:r w:rsidR="00DD17F6">
            <w:rPr>
              <w:noProof/>
            </w:rPr>
            <w:t xml:space="preserve"> (EVES, 2011)</w:t>
          </w:r>
          <w:r w:rsidR="00EF5A16">
            <w:fldChar w:fldCharType="end"/>
          </w:r>
        </w:sdtContent>
      </w:sdt>
      <w:r w:rsidR="00AA3D35">
        <w:t>.</w:t>
      </w:r>
      <w:bookmarkStart w:name="_Toc206673578" w:id="21"/>
      <w:bookmarkStart w:name="_Toc206788187" w:id="22"/>
      <w:bookmarkStart w:name="_Toc206673582" w:id="23"/>
      <w:bookmarkStart w:name="_Toc206788191" w:id="24"/>
      <w:bookmarkEnd w:id="21"/>
      <w:bookmarkEnd w:id="22"/>
      <w:bookmarkEnd w:id="23"/>
      <w:bookmarkEnd w:id="24"/>
    </w:p>
    <w:p w:rsidRPr="00964DDB" w:rsidR="008D737E" w:rsidP="00F87C7C" w:rsidRDefault="008D737E" w14:paraId="2F18C2B8" w14:textId="035A4B5C">
      <w:pPr>
        <w:pStyle w:val="Heading3"/>
      </w:pPr>
      <w:bookmarkStart w:name="_Toc456019429" w:id="25"/>
      <w:r w:rsidRPr="00964DDB">
        <w:t xml:space="preserve">Tipos de </w:t>
      </w:r>
      <w:r w:rsidRPr="00964DDB" w:rsidR="00E2477C">
        <w:t>formas de interpretação</w:t>
      </w:r>
      <w:bookmarkEnd w:id="25"/>
    </w:p>
    <w:p w:rsidR="00D52388" w:rsidP="005E79BE" w:rsidRDefault="00314278" w14:paraId="7EA18B60" w14:textId="2C9A0A15">
      <w:pPr>
        <w:pStyle w:val="TextoABNT"/>
      </w:pPr>
      <w:r>
        <w:t>Por volta de</w:t>
      </w:r>
      <w:r w:rsidRPr="00314278">
        <w:t xml:space="preserve"> 3000 a.C.</w:t>
      </w:r>
      <w:r>
        <w:t xml:space="preserve">, os egípcios </w:t>
      </w:r>
      <w:r w:rsidRPr="00F154BD" w:rsidR="00F154BD">
        <w:t>apresentavam um elevado grau de</w:t>
      </w:r>
      <w:r w:rsidR="002E3751">
        <w:t xml:space="preserve"> </w:t>
      </w:r>
      <w:r w:rsidRPr="00F154BD" w:rsidR="00F154BD">
        <w:t>desenvolvimento social e estavam em processo de expansão territorial e cultural</w:t>
      </w:r>
      <w:r w:rsidR="008F34AB">
        <w:t>,</w:t>
      </w:r>
      <w:r w:rsidR="00F154BD">
        <w:t xml:space="preserve"> </w:t>
      </w:r>
      <w:r w:rsidR="00433F30">
        <w:t>e</w:t>
      </w:r>
      <w:r w:rsidR="00F154BD">
        <w:t xml:space="preserve">sse contexto favoreceu a necessidade de registrar </w:t>
      </w:r>
      <w:r>
        <w:t>e memorizar símbolos.</w:t>
      </w:r>
      <w:r w:rsidR="00F154BD">
        <w:t xml:space="preserve"> </w:t>
      </w:r>
      <w:r w:rsidRPr="00F154BD" w:rsidR="00F154BD">
        <w:t>Devido às frequentes cheias do rio Nilo, que alteravam os limites das propriedades, tornou-se essencial estabelecer um sistema para medir e demarcar terras. Surge, então, o sistema numérico decimal egípcio, baseado em traços e símbolos que representavam potências de dez, abrangendo desde as unidades, dezenas e centenas até valores que alcançavam a unidade de milhão</w:t>
      </w:r>
      <w:r w:rsidRPr="008449C6" w:rsidR="008449C6">
        <w:t xml:space="preserve"> </w:t>
      </w:r>
      <w:sdt>
        <w:sdtPr>
          <w:id w:val="1464544050"/>
          <w:citation/>
        </w:sdtPr>
        <w:sdtContent>
          <w:r w:rsidR="008449C6">
            <w:fldChar w:fldCharType="begin"/>
          </w:r>
          <w:r w:rsidR="00DC0257">
            <w:instrText xml:space="preserve">CITATION Eli22 \l 1046 </w:instrText>
          </w:r>
          <w:r w:rsidR="008449C6">
            <w:fldChar w:fldCharType="separate"/>
          </w:r>
          <w:r w:rsidR="00DD17F6">
            <w:rPr>
              <w:noProof/>
            </w:rPr>
            <w:t>(ECHES, 2022)</w:t>
          </w:r>
          <w:r w:rsidR="008449C6">
            <w:fldChar w:fldCharType="end"/>
          </w:r>
        </w:sdtContent>
      </w:sdt>
      <w:sdt>
        <w:sdtPr>
          <w:id w:val="2035914247"/>
          <w:citation/>
        </w:sdtPr>
        <w:sdtContent>
          <w:r w:rsidR="008449C6">
            <w:fldChar w:fldCharType="begin"/>
          </w:r>
          <w:r w:rsidR="008449C6">
            <w:instrText xml:space="preserve"> CITATION Dar22 \l 1046 </w:instrText>
          </w:r>
          <w:r w:rsidR="008449C6">
            <w:fldChar w:fldCharType="separate"/>
          </w:r>
          <w:r w:rsidR="00DD17F6">
            <w:rPr>
              <w:noProof/>
            </w:rPr>
            <w:t xml:space="preserve"> (Darela, Cardoso, Rosa, Nunes, &amp; Moterle, 2022)</w:t>
          </w:r>
          <w:r w:rsidR="008449C6">
            <w:fldChar w:fldCharType="end"/>
          </w:r>
        </w:sdtContent>
      </w:sdt>
      <w:r w:rsidRPr="00C3299B" w:rsidR="008449C6">
        <w:t>.</w:t>
      </w:r>
    </w:p>
    <w:p w:rsidR="00492E6C" w:rsidP="005E79BE" w:rsidRDefault="00492E6C" w14:paraId="4D144071" w14:textId="5282C7F3">
      <w:pPr>
        <w:pStyle w:val="TextoABNT"/>
      </w:pPr>
      <w:r w:rsidRPr="00492E6C">
        <w:t xml:space="preserve">De forma paralela, os povos da Mesopotâmia, especialmente sumérios </w:t>
      </w:r>
      <w:r>
        <w:t>e</w:t>
      </w:r>
      <w:r w:rsidR="0086722C">
        <w:t xml:space="preserve"> </w:t>
      </w:r>
      <w:r>
        <w:t>babilônios</w:t>
      </w:r>
      <w:r w:rsidRPr="00492E6C">
        <w:t>, desenvolveram um sistema numérico sexagesimal</w:t>
      </w:r>
      <w:r w:rsidR="00433F30">
        <w:t>, também chamada de base 60</w:t>
      </w:r>
      <w:r w:rsidRPr="00492E6C">
        <w:t>, que se diferenciava do egípcio por empregar valor posicional e permitir cálculos mais complexos, especialmente na astronomia e na contabilidade. Essa base</w:t>
      </w:r>
      <w:r w:rsidR="00433F30">
        <w:t xml:space="preserve"> é</w:t>
      </w:r>
      <w:r w:rsidRPr="00492E6C">
        <w:t xml:space="preserve"> utilizada há mais de quatro mil anos, é a responsável por herdarmos divisões como a da hora em 60 minutos e do círculo em 360 graus</w:t>
      </w:r>
      <w:r w:rsidRPr="009F6FB6" w:rsidR="009F6FB6">
        <w:t xml:space="preserve"> </w:t>
      </w:r>
      <w:sdt>
        <w:sdtPr>
          <w:id w:val="-645353106"/>
          <w:citation/>
        </w:sdtPr>
        <w:sdtContent>
          <w:r w:rsidR="009F6FB6">
            <w:fldChar w:fldCharType="begin"/>
          </w:r>
          <w:r w:rsidR="00DC0257">
            <w:instrText xml:space="preserve">CITATION Eli22 \l 1046 </w:instrText>
          </w:r>
          <w:r w:rsidR="009F6FB6">
            <w:fldChar w:fldCharType="separate"/>
          </w:r>
          <w:r w:rsidR="00DD17F6">
            <w:rPr>
              <w:noProof/>
            </w:rPr>
            <w:t>(ECHES, 2022)</w:t>
          </w:r>
          <w:r w:rsidR="009F6FB6">
            <w:fldChar w:fldCharType="end"/>
          </w:r>
        </w:sdtContent>
      </w:sdt>
      <w:sdt>
        <w:sdtPr>
          <w:id w:val="848751547"/>
          <w:citation/>
        </w:sdtPr>
        <w:sdtContent>
          <w:r w:rsidR="009F6FB6">
            <w:fldChar w:fldCharType="begin"/>
          </w:r>
          <w:r w:rsidR="009F6FB6">
            <w:instrText xml:space="preserve"> CITATION Dar22 \l 1046 </w:instrText>
          </w:r>
          <w:r w:rsidR="009F6FB6">
            <w:fldChar w:fldCharType="separate"/>
          </w:r>
          <w:r w:rsidR="00DD17F6">
            <w:rPr>
              <w:noProof/>
            </w:rPr>
            <w:t xml:space="preserve"> (Darela, Cardoso, Rosa, Nunes, &amp; Moterle, 2022)</w:t>
          </w:r>
          <w:r w:rsidR="009F6FB6">
            <w:fldChar w:fldCharType="end"/>
          </w:r>
        </w:sdtContent>
      </w:sdt>
      <w:r w:rsidRPr="00C3299B" w:rsidR="009F6FB6">
        <w:t>.</w:t>
      </w:r>
    </w:p>
    <w:p w:rsidR="00C3299B" w:rsidP="005E79BE" w:rsidRDefault="00C3299B" w14:paraId="30CAE2B8" w14:textId="777CA1F5">
      <w:pPr>
        <w:pStyle w:val="TextoABNT"/>
      </w:pPr>
      <w:r>
        <w:t xml:space="preserve">Os gregos antigos adaptaram sistemas antigos em </w:t>
      </w:r>
      <w:r w:rsidR="2A929618">
        <w:t xml:space="preserve">um modelo </w:t>
      </w:r>
      <w:r>
        <w:t>alfanumérico</w:t>
      </w:r>
      <w:r w:rsidR="25FF1E64">
        <w:t xml:space="preserve"> </w:t>
      </w:r>
      <w:r>
        <w:t xml:space="preserve">mais eficiente, atribuindo valores numéricos às letras do alfabeto grego. Além da aritmética, os gregos se destacaram pela abstração matemática e pela sistematização da geometria, com nomes </w:t>
      </w:r>
      <w:r w:rsidR="159D5550">
        <w:t xml:space="preserve">notáveis </w:t>
      </w:r>
      <w:r>
        <w:t>como Euclides, Arquimedes e Pitágoras</w:t>
      </w:r>
      <w:r w:rsidRPr="009F6FB6" w:rsidR="009F6FB6">
        <w:t xml:space="preserve"> </w:t>
      </w:r>
      <w:sdt>
        <w:sdtPr>
          <w:id w:val="-1089930264"/>
          <w:citation/>
        </w:sdtPr>
        <w:sdtContent>
          <w:r w:rsidR="009F6FB6">
            <w:fldChar w:fldCharType="begin"/>
          </w:r>
          <w:r w:rsidR="00DC0257">
            <w:instrText xml:space="preserve">CITATION Eli22 \l 1046 </w:instrText>
          </w:r>
          <w:r w:rsidR="009F6FB6">
            <w:fldChar w:fldCharType="separate"/>
          </w:r>
          <w:r w:rsidR="00DD17F6">
            <w:rPr>
              <w:noProof/>
            </w:rPr>
            <w:t>(ECHES, 2022)</w:t>
          </w:r>
          <w:r w:rsidR="009F6FB6">
            <w:fldChar w:fldCharType="end"/>
          </w:r>
        </w:sdtContent>
      </w:sdt>
      <w:sdt>
        <w:sdtPr>
          <w:id w:val="1682473263"/>
          <w:citation/>
        </w:sdtPr>
        <w:sdtContent>
          <w:r w:rsidR="009F6FB6">
            <w:fldChar w:fldCharType="begin"/>
          </w:r>
          <w:r w:rsidR="009F6FB6">
            <w:instrText xml:space="preserve"> CITATION Dar22 \l 1046 </w:instrText>
          </w:r>
          <w:r w:rsidR="009F6FB6">
            <w:fldChar w:fldCharType="separate"/>
          </w:r>
          <w:r w:rsidR="00DD17F6">
            <w:rPr>
              <w:noProof/>
            </w:rPr>
            <w:t xml:space="preserve"> (Darela, Cardoso, Rosa, Nunes, &amp; Moterle, 2022)</w:t>
          </w:r>
          <w:r w:rsidR="009F6FB6">
            <w:fldChar w:fldCharType="end"/>
          </w:r>
        </w:sdtContent>
      </w:sdt>
      <w:r w:rsidRPr="00C3299B" w:rsidR="009F6FB6">
        <w:t>.</w:t>
      </w:r>
    </w:p>
    <w:p w:rsidR="00C3299B" w:rsidP="005E79BE" w:rsidRDefault="00C3299B" w14:paraId="2C7CD447" w14:textId="65C10CE0">
      <w:pPr>
        <w:pStyle w:val="TextoABNT"/>
      </w:pPr>
      <w:r>
        <w:t xml:space="preserve">Os romanos, também adotaram um sistema </w:t>
      </w:r>
      <w:r w:rsidR="00433F30">
        <w:t>matemático</w:t>
      </w:r>
      <w:r>
        <w:t xml:space="preserve"> representado por letras (I, V, X, L, C, D, M). Embora eficiente para registros administrativos e inscrições, o sistema romano era limitado para cálculos</w:t>
      </w:r>
      <w:r w:rsidR="226DD79F">
        <w:t>,</w:t>
      </w:r>
      <w:r w:rsidRPr="00C3299B">
        <w:t xml:space="preserve"> não fornec</w:t>
      </w:r>
      <w:r w:rsidRPr="00C3299B" w:rsidR="11307AB8">
        <w:t>endo</w:t>
      </w:r>
      <w:r w:rsidRPr="00C3299B">
        <w:t xml:space="preserve"> as ferramentas necessárias para o avanço da matemática científica, que exige maior abstração e eficiência nos </w:t>
      </w:r>
      <w:r w:rsidRPr="00C3299B" w:rsidR="6B89B9B4">
        <w:t xml:space="preserve">processos de </w:t>
      </w:r>
      <w:r w:rsidRPr="00C3299B">
        <w:t>cálculo</w:t>
      </w:r>
      <w:sdt>
        <w:sdtPr>
          <w:id w:val="-1062174137"/>
          <w:citation/>
        </w:sdtPr>
        <w:sdtContent>
          <w:r w:rsidR="009F6FB6">
            <w:fldChar w:fldCharType="begin"/>
          </w:r>
          <w:r w:rsidR="00DC0257">
            <w:instrText xml:space="preserve">CITATION Eli22 \l 1046 </w:instrText>
          </w:r>
          <w:r w:rsidR="009F6FB6">
            <w:fldChar w:fldCharType="separate"/>
          </w:r>
          <w:r w:rsidR="00DD17F6">
            <w:rPr>
              <w:noProof/>
            </w:rPr>
            <w:t xml:space="preserve"> (ECHES, 2022)</w:t>
          </w:r>
          <w:r w:rsidR="009F6FB6">
            <w:fldChar w:fldCharType="end"/>
          </w:r>
        </w:sdtContent>
      </w:sdt>
      <w:sdt>
        <w:sdtPr>
          <w:id w:val="284006404"/>
          <w:citation/>
        </w:sdtPr>
        <w:sdtContent>
          <w:r w:rsidR="009F6FB6">
            <w:fldChar w:fldCharType="begin"/>
          </w:r>
          <w:r w:rsidR="009F6FB6">
            <w:instrText xml:space="preserve"> CITATION Dar22 \l 1046 </w:instrText>
          </w:r>
          <w:r w:rsidR="009F6FB6">
            <w:fldChar w:fldCharType="separate"/>
          </w:r>
          <w:r w:rsidR="00DD17F6">
            <w:rPr>
              <w:noProof/>
            </w:rPr>
            <w:t xml:space="preserve"> (Darela, Cardoso, Rosa, Nunes, &amp; Moterle, 2022)</w:t>
          </w:r>
          <w:r w:rsidR="009F6FB6">
            <w:fldChar w:fldCharType="end"/>
          </w:r>
        </w:sdtContent>
      </w:sdt>
      <w:r w:rsidRPr="00C3299B">
        <w:t>.</w:t>
      </w:r>
    </w:p>
    <w:p w:rsidR="000766BC" w:rsidP="00F87C7C" w:rsidRDefault="000766BC" w14:paraId="7C8944F3" w14:textId="6F0BBF46">
      <w:pPr>
        <w:pStyle w:val="Heading3"/>
      </w:pPr>
      <w:bookmarkStart w:name="_Toc320268387" w:id="26"/>
      <w:r>
        <w:t>Matemática Científica</w:t>
      </w:r>
      <w:bookmarkEnd w:id="26"/>
    </w:p>
    <w:p w:rsidR="0035202D" w:rsidP="005E79BE" w:rsidRDefault="0035202D" w14:paraId="165F2780" w14:textId="1F70154E">
      <w:pPr>
        <w:pStyle w:val="TextoABNT"/>
      </w:pPr>
      <w:r>
        <w:t>A matemática científica pode ser entendida como a matemática formal e sistematizada, desenvolvida para investigar, modelar e explicar fenômenos naturais e abstratos, com base em lógica</w:t>
      </w:r>
      <w:r w:rsidR="00891787">
        <w:t xml:space="preserve"> e</w:t>
      </w:r>
      <w:r>
        <w:t xml:space="preserve"> </w:t>
      </w:r>
      <w:r w:rsidR="00891787">
        <w:t>provas</w:t>
      </w:r>
      <w:r>
        <w:t>.</w:t>
      </w:r>
      <w:r w:rsidR="00891787">
        <w:t xml:space="preserve"> </w:t>
      </w:r>
      <w:r>
        <w:t xml:space="preserve">Ela difere da matemática puramente prática ou empírica, pois não se limita à resolução de problemas imediatos. Na verdade, busca criar teorias universais que sustentam áreas como física, química, astronomia e engenharia. </w:t>
      </w:r>
      <w:r w:rsidR="002869FF">
        <w:t xml:space="preserve">Esse conceito </w:t>
      </w:r>
      <w:r w:rsidRPr="0035202D">
        <w:t xml:space="preserve">é </w:t>
      </w:r>
      <w:r w:rsidR="002869FF">
        <w:t>reafirmado</w:t>
      </w:r>
      <w:r w:rsidR="00891787">
        <w:t xml:space="preserve"> por</w:t>
      </w:r>
      <w:r w:rsidRPr="0035202D">
        <w:t xml:space="preserve"> Galileu Galilei: “A matemática é a linguagem com a qual Deus escreveu o universo.”</w:t>
      </w:r>
      <w:sdt>
        <w:sdtPr>
          <w:id w:val="2084330203"/>
          <w:citation/>
        </w:sdtPr>
        <w:sdtContent>
          <w:r w:rsidR="008A4A3C">
            <w:fldChar w:fldCharType="begin"/>
          </w:r>
          <w:r w:rsidR="00DC0257">
            <w:instrText xml:space="preserve">CITATION Mic23 \l 1046 </w:instrText>
          </w:r>
          <w:r w:rsidR="008A4A3C">
            <w:fldChar w:fldCharType="separate"/>
          </w:r>
          <w:r w:rsidR="00DD17F6">
            <w:rPr>
              <w:noProof/>
            </w:rPr>
            <w:t xml:space="preserve"> (MOLINSKY, 2023)</w:t>
          </w:r>
          <w:r w:rsidR="008A4A3C">
            <w:fldChar w:fldCharType="end"/>
          </w:r>
        </w:sdtContent>
      </w:sdt>
      <w:r w:rsidR="00A513F2">
        <w:t>.</w:t>
      </w:r>
    </w:p>
    <w:p w:rsidR="00A63F78" w:rsidP="005E79BE" w:rsidRDefault="00891787" w14:paraId="7580C311" w14:textId="6F8B241F">
      <w:pPr>
        <w:pStyle w:val="TextoABNT"/>
      </w:pPr>
      <w:r w:rsidRPr="00891787">
        <w:t xml:space="preserve">De acordo com </w:t>
      </w:r>
      <w:sdt>
        <w:sdtPr>
          <w:id w:val="617185160"/>
          <w:citation/>
        </w:sdtPr>
        <w:sdtContent>
          <w:r w:rsidR="00D742D2">
            <w:fldChar w:fldCharType="begin"/>
          </w:r>
          <w:r w:rsidR="00DC0257">
            <w:instrText xml:space="preserve">CITATION Eve11 \l 1046 </w:instrText>
          </w:r>
          <w:r w:rsidR="00D742D2">
            <w:fldChar w:fldCharType="separate"/>
          </w:r>
          <w:r w:rsidR="00DD17F6">
            <w:rPr>
              <w:noProof/>
            </w:rPr>
            <w:t>(EVES, 2011)</w:t>
          </w:r>
          <w:r w:rsidR="00D742D2">
            <w:fldChar w:fldCharType="end"/>
          </w:r>
        </w:sdtContent>
      </w:sdt>
      <w:r w:rsidR="00154AFF">
        <w:t>,</w:t>
      </w:r>
      <w:r w:rsidRPr="00891787">
        <w:t xml:space="preserve"> a evolução da matemática científica decorreu da fusão entre as necessidades práticas de civilizações como egípcios e mesopotâmicos e a dedução lógica desenvolvida pelos gregos. Na Antiguidade,</w:t>
      </w:r>
      <w:r w:rsidR="00B60ACE">
        <w:t xml:space="preserve"> Pi</w:t>
      </w:r>
      <w:r w:rsidR="00C50E49">
        <w:t>t</w:t>
      </w:r>
      <w:r w:rsidR="00B60ACE">
        <w:t xml:space="preserve">ágoras </w:t>
      </w:r>
      <w:r w:rsidR="00996D51">
        <w:t>contribuiu</w:t>
      </w:r>
      <w:r w:rsidR="00C50E49">
        <w:t xml:space="preserve"> com a aritmética e</w:t>
      </w:r>
      <w:r w:rsidR="007760FA">
        <w:t xml:space="preserve"> seu famoso teorema de Pitágoras,</w:t>
      </w:r>
      <w:r w:rsidRPr="00891787">
        <w:t xml:space="preserve"> Euclides sistematizou a geometria na obra </w:t>
      </w:r>
      <w:r w:rsidRPr="00891787">
        <w:rPr>
          <w:i/>
          <w:iCs/>
        </w:rPr>
        <w:t>Os Elementos</w:t>
      </w:r>
      <w:r w:rsidR="00DC32C5">
        <w:rPr>
          <w:i/>
          <w:iCs/>
        </w:rPr>
        <w:t xml:space="preserve">, </w:t>
      </w:r>
      <w:r w:rsidRPr="0094383E" w:rsidR="00DC32C5">
        <w:t xml:space="preserve">e Arquimedes </w:t>
      </w:r>
      <w:r w:rsidRPr="0094383E" w:rsidR="00725F91">
        <w:t xml:space="preserve">calculou </w:t>
      </w:r>
      <w:r w:rsidRPr="0094383E" w:rsidR="005F5FEC">
        <w:t xml:space="preserve">de forma aproximada o número </w:t>
      </w:r>
      <w:r w:rsidRPr="0094383E" w:rsidR="00DE3B75">
        <w:t xml:space="preserve">de </w:t>
      </w:r>
      <w:r w:rsidRPr="0094383E" w:rsidR="005F5FEC">
        <w:t>π</w:t>
      </w:r>
      <w:r w:rsidRPr="00891787">
        <w:t xml:space="preserve">, </w:t>
      </w:r>
      <w:r w:rsidR="000355FF">
        <w:t>o que estabelecia</w:t>
      </w:r>
      <w:r w:rsidRPr="00891787">
        <w:t xml:space="preserve"> um método lógico que influenciaria toda a matemática posterior. Já no Renascimento e na Idade Moderna, o avanço</w:t>
      </w:r>
      <w:r w:rsidR="00DE3B75">
        <w:t xml:space="preserve"> </w:t>
      </w:r>
      <w:r w:rsidRPr="00891787">
        <w:t>impulsionou o desenvolvimento de novos ramos, como a álgebra simbólica</w:t>
      </w:r>
      <w:r w:rsidR="00DE3D29">
        <w:t xml:space="preserve"> de </w:t>
      </w:r>
      <w:r w:rsidR="00035C5F">
        <w:t>François</w:t>
      </w:r>
      <w:r w:rsidR="00DE3D29">
        <w:t xml:space="preserve"> Viète</w:t>
      </w:r>
      <w:r w:rsidRPr="00891787">
        <w:t>, a trigonometria moderna</w:t>
      </w:r>
      <w:r w:rsidR="00907A4B">
        <w:t>, o logaritmo de Napier,</w:t>
      </w:r>
      <w:r w:rsidRPr="00891787">
        <w:t xml:space="preserve"> </w:t>
      </w:r>
      <w:r w:rsidR="00196FB0">
        <w:t>número de Euler</w:t>
      </w:r>
      <w:r w:rsidRPr="00891787">
        <w:t xml:space="preserve"> e o cálculo diferencial e integral, </w:t>
      </w:r>
      <w:r w:rsidR="00A63F78">
        <w:t xml:space="preserve">contribuídos </w:t>
      </w:r>
      <w:r w:rsidRPr="00891787">
        <w:t>por Newton e Leibniz</w:t>
      </w:r>
      <w:r w:rsidRPr="00300FD6" w:rsidR="00300FD6">
        <w:t xml:space="preserve"> </w:t>
      </w:r>
      <w:sdt>
        <w:sdtPr>
          <w:id w:val="-416562372"/>
          <w:citation/>
        </w:sdtPr>
        <w:sdtContent>
          <w:r w:rsidR="00300FD6">
            <w:fldChar w:fldCharType="begin"/>
          </w:r>
          <w:r w:rsidR="00DC0257">
            <w:instrText xml:space="preserve">CITATION Eve11 \l 1046 </w:instrText>
          </w:r>
          <w:r w:rsidR="00300FD6">
            <w:fldChar w:fldCharType="separate"/>
          </w:r>
          <w:r w:rsidR="00DD17F6">
            <w:rPr>
              <w:noProof/>
            </w:rPr>
            <w:t>(EVES, 2011)</w:t>
          </w:r>
          <w:r w:rsidR="00300FD6">
            <w:fldChar w:fldCharType="end"/>
          </w:r>
        </w:sdtContent>
      </w:sdt>
      <w:r w:rsidRPr="00891787">
        <w:t>.</w:t>
      </w:r>
      <w:r w:rsidR="00A63F78">
        <w:tab/>
      </w:r>
    </w:p>
    <w:p w:rsidR="00891787" w:rsidP="005E79BE" w:rsidRDefault="00891787" w14:paraId="0D91984C" w14:textId="21895033">
      <w:pPr>
        <w:pStyle w:val="TextoABNT"/>
      </w:pPr>
      <w:r w:rsidRPr="00891787">
        <w:t xml:space="preserve">Esses avanços demonstram que a matemática científica não apenas resolveu problemas práticos, mas também construiu a base conceitual e metodológica que sustenta o desenvolvimento tecnológico e científico até os dias atuais </w:t>
      </w:r>
      <w:sdt>
        <w:sdtPr>
          <w:id w:val="-1658460401"/>
          <w:citation/>
        </w:sdtPr>
        <w:sdtContent>
          <w:r w:rsidR="00154AFF">
            <w:fldChar w:fldCharType="begin"/>
          </w:r>
          <w:r w:rsidR="00DC0257">
            <w:instrText xml:space="preserve">CITATION Eve11 \l 1046 </w:instrText>
          </w:r>
          <w:r w:rsidR="00154AFF">
            <w:fldChar w:fldCharType="separate"/>
          </w:r>
          <w:r w:rsidR="00DD17F6">
            <w:rPr>
              <w:noProof/>
            </w:rPr>
            <w:t>(EVES, 2011)</w:t>
          </w:r>
          <w:r w:rsidR="00154AFF">
            <w:fldChar w:fldCharType="end"/>
          </w:r>
        </w:sdtContent>
      </w:sdt>
      <w:r w:rsidR="00255368">
        <w:t>.</w:t>
      </w:r>
    </w:p>
    <w:p w:rsidRPr="0035202D" w:rsidR="008C74E4" w:rsidP="005E79BE" w:rsidRDefault="5284D757" w14:paraId="03830CBF" w14:textId="30C60C6A">
      <w:pPr>
        <w:pStyle w:val="TextoABNT"/>
      </w:pPr>
      <w:r w:rsidRPr="665D05F5">
        <w:t xml:space="preserve">A evolução da </w:t>
      </w:r>
      <w:r w:rsidRPr="665D05F5" w:rsidR="5B58C5C1">
        <w:t>matemática</w:t>
      </w:r>
      <w:r w:rsidRPr="665D05F5">
        <w:t xml:space="preserve"> </w:t>
      </w:r>
      <w:r w:rsidRPr="665D05F5" w:rsidR="50D5D943">
        <w:t>também</w:t>
      </w:r>
      <w:r w:rsidRPr="665D05F5">
        <w:t xml:space="preserve"> </w:t>
      </w:r>
      <w:r w:rsidRPr="665D05F5" w:rsidR="61CB1DAE">
        <w:t>esteve</w:t>
      </w:r>
      <w:r w:rsidRPr="665D05F5">
        <w:t xml:space="preserve"> ligada ao </w:t>
      </w:r>
      <w:r w:rsidRPr="665D05F5" w:rsidR="6FC5873A">
        <w:t>desenvolvimento</w:t>
      </w:r>
      <w:r w:rsidRPr="665D05F5">
        <w:t xml:space="preserve"> </w:t>
      </w:r>
      <w:r w:rsidR="2ACEA106">
        <w:t>de</w:t>
      </w:r>
      <w:r w:rsidRPr="665D05F5">
        <w:t xml:space="preserve"> </w:t>
      </w:r>
      <w:r w:rsidRPr="665D05F5" w:rsidR="3977CD90">
        <w:t>instrumentos</w:t>
      </w:r>
      <w:r w:rsidRPr="665D05F5">
        <w:t xml:space="preserve"> de </w:t>
      </w:r>
      <w:r w:rsidRPr="665D05F5" w:rsidR="08DCCB0D">
        <w:t>cálculo</w:t>
      </w:r>
      <w:r w:rsidRPr="665D05F5">
        <w:t xml:space="preserve"> e automaçã</w:t>
      </w:r>
      <w:r w:rsidRPr="665D05F5" w:rsidR="0799A728">
        <w:t xml:space="preserve">o. O </w:t>
      </w:r>
      <w:r w:rsidRPr="665D05F5" w:rsidR="77F99EEF">
        <w:t>ábaco</w:t>
      </w:r>
      <w:r w:rsidRPr="665D05F5" w:rsidR="0799A728">
        <w:t xml:space="preserve"> </w:t>
      </w:r>
      <w:r w:rsidRPr="665D05F5" w:rsidR="71A06AE3">
        <w:t>criado</w:t>
      </w:r>
      <w:r w:rsidRPr="665D05F5" w:rsidR="0799A728">
        <w:t xml:space="preserve"> </w:t>
      </w:r>
      <w:r w:rsidR="266B37BC">
        <w:t>há</w:t>
      </w:r>
      <w:r w:rsidRPr="665D05F5" w:rsidR="0799A728">
        <w:t xml:space="preserve"> cerca de 5 mil anos na </w:t>
      </w:r>
      <w:r w:rsidRPr="1F961A70" w:rsidR="5ED883D4">
        <w:rPr>
          <w:rStyle w:val="Estilo2Char"/>
        </w:rPr>
        <w:t>Mesopotâmia</w:t>
      </w:r>
      <w:r w:rsidRPr="1F961A70" w:rsidR="15104284">
        <w:rPr>
          <w:rStyle w:val="Estilo2Char"/>
        </w:rPr>
        <w:t>,</w:t>
      </w:r>
      <w:r w:rsidRPr="1F961A70" w:rsidR="2A131E27">
        <w:rPr>
          <w:rStyle w:val="Estilo2Char"/>
        </w:rPr>
        <w:t xml:space="preserve"> foi </w:t>
      </w:r>
      <w:r w:rsidRPr="1F961A70" w:rsidR="20E61138">
        <w:rPr>
          <w:rStyle w:val="Estilo2Char"/>
        </w:rPr>
        <w:t>criado</w:t>
      </w:r>
      <w:r w:rsidRPr="1F961A70" w:rsidR="2A131E27">
        <w:rPr>
          <w:rStyle w:val="Estilo2Char"/>
        </w:rPr>
        <w:t xml:space="preserve"> como uma extensão da contagem com os dedos, utilizado por diferentes culturas, </w:t>
      </w:r>
      <w:r w:rsidRPr="1F961A70" w:rsidR="3AC7FD66">
        <w:rPr>
          <w:rStyle w:val="Estilo2Char"/>
        </w:rPr>
        <w:t xml:space="preserve">permitindo precisão </w:t>
      </w:r>
      <w:r w:rsidRPr="1F961A70" w:rsidR="16330503">
        <w:rPr>
          <w:rStyle w:val="Estilo2Char"/>
        </w:rPr>
        <w:t xml:space="preserve">e manuseio de grandes </w:t>
      </w:r>
      <w:r w:rsidRPr="1F961A70" w:rsidR="7ACEEAE3">
        <w:rPr>
          <w:rStyle w:val="Estilo2Char"/>
        </w:rPr>
        <w:t>quantidades</w:t>
      </w:r>
      <w:r w:rsidRPr="1F961A70" w:rsidR="16330503">
        <w:rPr>
          <w:rStyle w:val="Estilo2Char"/>
        </w:rPr>
        <w:t xml:space="preserve"> </w:t>
      </w:r>
      <w:r w:rsidRPr="1F961A70" w:rsidR="501DFC6A">
        <w:rPr>
          <w:rStyle w:val="Estilo2Char"/>
        </w:rPr>
        <w:t>numéricas</w:t>
      </w:r>
      <w:r w:rsidRPr="1F961A70" w:rsidR="16330503">
        <w:rPr>
          <w:rStyle w:val="Estilo2Char"/>
        </w:rPr>
        <w:t xml:space="preserve">. </w:t>
      </w:r>
      <w:r w:rsidRPr="1F961A70" w:rsidR="052B8881">
        <w:rPr>
          <w:rStyle w:val="Estilo2Char"/>
        </w:rPr>
        <w:t>Posteriormente</w:t>
      </w:r>
      <w:r w:rsidRPr="1F961A70" w:rsidR="16330503">
        <w:rPr>
          <w:rStyle w:val="Estilo2Char"/>
        </w:rPr>
        <w:t xml:space="preserve"> os japoneses </w:t>
      </w:r>
      <w:r w:rsidRPr="1F961A70" w:rsidR="54B74674">
        <w:rPr>
          <w:rStyle w:val="Estilo2Char"/>
        </w:rPr>
        <w:t>aperfeiçoaram</w:t>
      </w:r>
      <w:r w:rsidRPr="1F961A70" w:rsidR="15BEA55B">
        <w:rPr>
          <w:rStyle w:val="Estilo2Char"/>
        </w:rPr>
        <w:t xml:space="preserve"> esse conceito no </w:t>
      </w:r>
      <w:r w:rsidRPr="05875CA0" w:rsidR="15BEA55B">
        <w:rPr>
          <w:rStyle w:val="Estilo2Char"/>
          <w:i/>
          <w:iCs/>
        </w:rPr>
        <w:t>soroban</w:t>
      </w:r>
      <w:r w:rsidRPr="1F961A70" w:rsidR="6A66B9D4">
        <w:rPr>
          <w:rStyle w:val="Estilo2Char"/>
        </w:rPr>
        <w:t xml:space="preserve">, um modelo simplificado do </w:t>
      </w:r>
      <w:r w:rsidRPr="1F961A70" w:rsidR="26797F71">
        <w:rPr>
          <w:rStyle w:val="Estilo2Char"/>
        </w:rPr>
        <w:t>ábaco</w:t>
      </w:r>
      <w:r w:rsidRPr="1F961A70" w:rsidR="6A66B9D4">
        <w:rPr>
          <w:rStyle w:val="Estilo2Char"/>
        </w:rPr>
        <w:t xml:space="preserve"> que ainda hoje é utilizado como recurso </w:t>
      </w:r>
      <w:r w:rsidRPr="1F961A70" w:rsidR="0896AFF2">
        <w:rPr>
          <w:rStyle w:val="Estilo2Char"/>
        </w:rPr>
        <w:t xml:space="preserve">pedagógico quanto com pessoas com </w:t>
      </w:r>
      <w:r w:rsidRPr="1F961A70" w:rsidR="0679493C">
        <w:rPr>
          <w:rStyle w:val="Estilo2Char"/>
        </w:rPr>
        <w:t>deficiência</w:t>
      </w:r>
      <w:r w:rsidRPr="1F961A70" w:rsidR="0896AFF2">
        <w:rPr>
          <w:rStyle w:val="Estilo2Char"/>
        </w:rPr>
        <w:t xml:space="preserve"> visual, por seu </w:t>
      </w:r>
      <w:r w:rsidRPr="1F961A70" w:rsidR="737190C3">
        <w:rPr>
          <w:rStyle w:val="Estilo2Char"/>
        </w:rPr>
        <w:t>caráter</w:t>
      </w:r>
      <w:r w:rsidRPr="1F961A70" w:rsidR="0896AFF2">
        <w:rPr>
          <w:rStyle w:val="Estilo2Char"/>
        </w:rPr>
        <w:t xml:space="preserve"> </w:t>
      </w:r>
      <w:r w:rsidRPr="1F961A70" w:rsidR="5240A70F">
        <w:rPr>
          <w:rStyle w:val="Estilo2Char"/>
        </w:rPr>
        <w:t xml:space="preserve">tátil. Esses instrumentos podem ser considerados as tecnologias </w:t>
      </w:r>
      <w:r w:rsidRPr="1F961A70" w:rsidR="5E82C6BF">
        <w:rPr>
          <w:rStyle w:val="Estilo2Char"/>
        </w:rPr>
        <w:t>primordiais</w:t>
      </w:r>
      <w:r w:rsidRPr="1F961A70" w:rsidR="5240A70F">
        <w:rPr>
          <w:rStyle w:val="Estilo2Char"/>
        </w:rPr>
        <w:t xml:space="preserve"> da </w:t>
      </w:r>
      <w:r w:rsidRPr="1F961A70" w:rsidR="5D078925">
        <w:rPr>
          <w:rStyle w:val="Estilo2Char"/>
        </w:rPr>
        <w:t>matemática,</w:t>
      </w:r>
      <w:r w:rsidRPr="1F961A70" w:rsidR="3BE39049">
        <w:rPr>
          <w:rStyle w:val="Estilo2Char"/>
        </w:rPr>
        <w:t xml:space="preserve"> pois abriram caminho para a criação de métodos mecânicos e, mais tarde, digitais de processamento numérico. Dessa forma, estabeleceram uma ponte direta entre a prática matemática e a automação</w:t>
      </w:r>
      <w:sdt>
        <w:sdtPr>
          <w:rPr>
            <w:rStyle w:val="Estilo2Char"/>
          </w:rPr>
          <w:id w:val="445204142"/>
          <w:citation/>
        </w:sdtPr>
        <w:sdtContent>
          <w:r w:rsidR="00853BDE">
            <w:rPr>
              <w:rStyle w:val="Estilo2Char"/>
            </w:rPr>
            <w:fldChar w:fldCharType="begin"/>
          </w:r>
          <w:r w:rsidR="00DC0257">
            <w:rPr>
              <w:rStyle w:val="Estilo2Char"/>
            </w:rPr>
            <w:instrText xml:space="preserve">CITATION Lar \l 1046 </w:instrText>
          </w:r>
          <w:r w:rsidR="00853BDE">
            <w:rPr>
              <w:rStyle w:val="Estilo2Char"/>
            </w:rPr>
            <w:fldChar w:fldCharType="separate"/>
          </w:r>
          <w:r w:rsidR="00DD17F6">
            <w:rPr>
              <w:rStyle w:val="Estilo2Char"/>
              <w:noProof/>
            </w:rPr>
            <w:t xml:space="preserve"> </w:t>
          </w:r>
          <w:r w:rsidR="00DD17F6">
            <w:rPr>
              <w:noProof/>
            </w:rPr>
            <w:t>(LARAMARA, s.d.)</w:t>
          </w:r>
          <w:r w:rsidR="00853BDE">
            <w:rPr>
              <w:rStyle w:val="Estilo2Char"/>
            </w:rPr>
            <w:fldChar w:fldCharType="end"/>
          </w:r>
        </w:sdtContent>
      </w:sdt>
      <w:r w:rsidRPr="1F961A70" w:rsidR="5B58F09F">
        <w:rPr>
          <w:rStyle w:val="Estilo2Char"/>
        </w:rPr>
        <w:t>.</w:t>
      </w:r>
    </w:p>
    <w:p w:rsidR="005E779A" w:rsidP="00F87C7C" w:rsidRDefault="009F7BA6" w14:paraId="630C4041" w14:textId="1CC93CD1">
      <w:pPr>
        <w:pStyle w:val="Heading2"/>
      </w:pPr>
      <w:bookmarkStart w:name="_Toc705727727" w:id="27"/>
      <w:r w:rsidRPr="008106EE">
        <w:t>AUTOMAÇÃO</w:t>
      </w:r>
      <w:r>
        <w:t xml:space="preserve"> / USO DA TECNOLOGIA</w:t>
      </w:r>
      <w:bookmarkEnd w:id="27"/>
    </w:p>
    <w:p w:rsidR="00DC4896" w:rsidP="00B669D0" w:rsidRDefault="770CCDAA" w14:paraId="7D1FFBB6" w14:textId="28F0CE31">
      <w:pPr>
        <w:spacing w:line="360" w:lineRule="auto"/>
        <w:ind w:firstLine="431"/>
        <w:rPr>
          <w:rStyle w:val="TextoABNTChar"/>
        </w:rPr>
      </w:pPr>
      <w:r w:rsidRPr="005E79BE">
        <w:rPr>
          <w:rStyle w:val="TextoABNTChar"/>
        </w:rPr>
        <w:t xml:space="preserve">A automação consiste basicamente no uso de máquinas e sistemas capazes de realizar tarefas sozinhas ou com pouca intervenção humana. Um dos primeiros exemplos marcantes desse conceito foi o tear de Jacquard, criado no início do século XIX, que funcionava com cartões perfurados para controlar automaticamente os padrões têxteis, inaugurando a ideia de automação programada </w:t>
      </w:r>
      <w:sdt>
        <w:sdtPr>
          <w:rPr>
            <w:rStyle w:val="TextoABNTChar"/>
          </w:rPr>
          <w:id w:val="-1490637420"/>
          <w:citation/>
        </w:sdtPr>
        <w:sdtContent>
          <w:r w:rsidR="00455E57">
            <w:rPr>
              <w:rStyle w:val="TextoABNTChar"/>
            </w:rPr>
            <w:fldChar w:fldCharType="begin"/>
          </w:r>
          <w:r w:rsidR="009916A0">
            <w:rPr>
              <w:rStyle w:val="TextoABNTChar"/>
            </w:rPr>
            <w:instrText xml:space="preserve">CITATION The19 \l 1046 </w:instrText>
          </w:r>
          <w:r w:rsidR="00455E57">
            <w:rPr>
              <w:rStyle w:val="TextoABNTChar"/>
            </w:rPr>
            <w:fldChar w:fldCharType="separate"/>
          </w:r>
          <w:r w:rsidR="00DD17F6">
            <w:rPr>
              <w:rFonts w:eastAsiaTheme="minorEastAsia"/>
              <w:noProof/>
            </w:rPr>
            <w:t>(Science Industry Museum, 2019)</w:t>
          </w:r>
          <w:r w:rsidR="00455E57">
            <w:rPr>
              <w:rStyle w:val="TextoABNTChar"/>
            </w:rPr>
            <w:fldChar w:fldCharType="end"/>
          </w:r>
        </w:sdtContent>
      </w:sdt>
      <w:r w:rsidR="00255368">
        <w:rPr>
          <w:rStyle w:val="TextoABNTChar"/>
        </w:rPr>
        <w:t>.</w:t>
      </w:r>
    </w:p>
    <w:p w:rsidRPr="00984283" w:rsidR="00843045" w:rsidP="00984283" w:rsidRDefault="770CCDAA" w14:paraId="010D4875" w14:textId="3C5D0A03">
      <w:pPr>
        <w:spacing w:line="360" w:lineRule="auto"/>
        <w:ind w:firstLine="431"/>
      </w:pPr>
      <w:r w:rsidRPr="005E79BE">
        <w:rPr>
          <w:rStyle w:val="TextoABNTChar"/>
        </w:rPr>
        <w:t>Já no século XX, Alan Turing</w:t>
      </w:r>
      <w:r w:rsidRPr="005E79BE" w:rsidR="42DC111D">
        <w:rPr>
          <w:rStyle w:val="TextoABNTChar"/>
        </w:rPr>
        <w:t xml:space="preserve"> (1912 - 1954)</w:t>
      </w:r>
      <w:r w:rsidRPr="005E79BE">
        <w:rPr>
          <w:rStyle w:val="TextoABNTChar"/>
        </w:rPr>
        <w:t xml:space="preserve"> avançou ainda mais, criando a famosa Máquina de Turing, um modelo teórico que formalizou a execução de algoritmos e processos automatizados. Esses dois momentos históricos mostram claramente como a automação evoluiu da mecânica para o digital, lançando as bases para os computadores, </w:t>
      </w:r>
      <w:r w:rsidRPr="005B735A">
        <w:rPr>
          <w:rStyle w:val="TextoABNTChar"/>
          <w:i/>
          <w:iCs/>
        </w:rPr>
        <w:t>softwares</w:t>
      </w:r>
      <w:r w:rsidRPr="005E79BE">
        <w:rPr>
          <w:rStyle w:val="TextoABNTChar"/>
        </w:rPr>
        <w:t xml:space="preserve"> e outras tecnologias modernas que usamos hoje para</w:t>
      </w:r>
      <w:r w:rsidRPr="005E79BE" w:rsidR="4BBE87F6">
        <w:rPr>
          <w:rStyle w:val="TextoABNTChar"/>
        </w:rPr>
        <w:t xml:space="preserve"> </w:t>
      </w:r>
      <w:r w:rsidRPr="005E79BE">
        <w:rPr>
          <w:rStyle w:val="TextoABNTChar"/>
        </w:rPr>
        <w:t>processamento de informações</w:t>
      </w:r>
      <w:r w:rsidR="00DB2703">
        <w:t xml:space="preserve"> </w:t>
      </w:r>
      <w:sdt>
        <w:sdtPr>
          <w:id w:val="-1501506974"/>
          <w:citation/>
        </w:sdtPr>
        <w:sdtContent>
          <w:r w:rsidR="00CF5476">
            <w:fldChar w:fldCharType="begin"/>
          </w:r>
          <w:r w:rsidR="00DC0257">
            <w:instrText xml:space="preserve">CITATION Fon21 \l 1046 </w:instrText>
          </w:r>
          <w:r w:rsidR="00CF5476">
            <w:fldChar w:fldCharType="separate"/>
          </w:r>
          <w:r w:rsidR="00DD17F6">
            <w:rPr>
              <w:noProof/>
            </w:rPr>
            <w:t>(FONTOURA, 2021)</w:t>
          </w:r>
          <w:r w:rsidR="00CF5476">
            <w:fldChar w:fldCharType="end"/>
          </w:r>
        </w:sdtContent>
      </w:sdt>
      <w:r w:rsidR="00255368">
        <w:t>.</w:t>
      </w:r>
      <w:bookmarkStart w:name="_Toc206673586" w:id="28"/>
      <w:bookmarkStart w:name="_Toc206788195" w:id="29"/>
      <w:bookmarkEnd w:id="28"/>
      <w:bookmarkEnd w:id="29"/>
    </w:p>
    <w:p w:rsidR="1F961A70" w:rsidP="00F87C7C" w:rsidRDefault="004F1420" w14:paraId="700A0E05" w14:textId="2D29832F">
      <w:pPr>
        <w:pStyle w:val="Heading3"/>
      </w:pPr>
      <w:bookmarkStart w:name="_Toc1076781953" w:id="30"/>
      <w:r>
        <w:t>Ferramentas automatizadas</w:t>
      </w:r>
      <w:bookmarkEnd w:id="30"/>
    </w:p>
    <w:p w:rsidRPr="003845C2" w:rsidR="1AE40B1D" w:rsidP="005E79BE" w:rsidRDefault="00501FDF" w14:paraId="23154183" w14:textId="3AFC5F0B">
      <w:pPr>
        <w:pStyle w:val="TextoABNT"/>
      </w:pPr>
      <w:r>
        <w:t>A</w:t>
      </w:r>
      <w:r w:rsidRPr="003845C2" w:rsidR="1AE40B1D">
        <w:t xml:space="preserve"> necessidade de otimizar tempo fez que os antepassados criassem meios de fazer tarefas manuais e intelectuais com maior agilidade. Com o crescimento da engenharia e tecnologia, novas ferramentas foram surgindo, primeiramente compassos e réguas, que possibilitaram maior precisão nos cálculos geométricos e construções. Com o avanço da ciência surgiram ferramentas mais </w:t>
      </w:r>
      <w:r w:rsidRPr="003845C2" w:rsidR="01F48A9E">
        <w:t>tecnológicas</w:t>
      </w:r>
      <w:r w:rsidRPr="003845C2" w:rsidR="1AE40B1D">
        <w:t>, como o astrolábio, que auxiliava nas navegações e a régua de cálculo, que auxiliava os cientistas e engenheiros até meados do</w:t>
      </w:r>
      <w:r w:rsidR="00F27283">
        <w:t xml:space="preserve"> século</w:t>
      </w:r>
      <w:r w:rsidRPr="003845C2" w:rsidR="1AE40B1D">
        <w:t xml:space="preserve"> XX.</w:t>
      </w:r>
      <w:r w:rsidR="007F196F">
        <w:t xml:space="preserve"> </w:t>
      </w:r>
      <w:sdt>
        <w:sdtPr>
          <w:id w:val="-957026568"/>
          <w:citation/>
        </w:sdtPr>
        <w:sdtContent>
          <w:r w:rsidR="007F196F">
            <w:fldChar w:fldCharType="begin"/>
          </w:r>
          <w:r w:rsidR="00DC0257">
            <w:instrText xml:space="preserve">CITATION MAR02 \l 1046 </w:instrText>
          </w:r>
          <w:r w:rsidR="007F196F">
            <w:fldChar w:fldCharType="separate"/>
          </w:r>
          <w:r w:rsidR="00DD17F6">
            <w:rPr>
              <w:noProof/>
            </w:rPr>
            <w:t>(MARCOLIN, 2002)</w:t>
          </w:r>
          <w:r w:rsidR="007F196F">
            <w:fldChar w:fldCharType="end"/>
          </w:r>
        </w:sdtContent>
      </w:sdt>
    </w:p>
    <w:p w:rsidRPr="005E79BE" w:rsidR="1F961A70" w:rsidP="005E79BE" w:rsidRDefault="1AE40B1D" w14:paraId="2B5CBBA0" w14:textId="3DF8497D">
      <w:pPr>
        <w:pStyle w:val="TextoABNT"/>
        <w:rPr>
          <w:rStyle w:val="EndnoteReference"/>
        </w:rPr>
      </w:pPr>
      <w:r w:rsidRPr="003845C2">
        <w:t xml:space="preserve"> </w:t>
      </w:r>
      <w:r w:rsidR="006A2276">
        <w:t>A</w:t>
      </w:r>
      <w:r w:rsidRPr="003845C2">
        <w:t xml:space="preserve"> primeira máquina de calcular mecânica foi inventada por Blaise Pascal (1693 - 1692) quando tinha por volta de 21 anos, recebeu o apelido de Pascalina, construída para auxiliar seu pai</w:t>
      </w:r>
      <w:r w:rsidR="006A2276">
        <w:t>.</w:t>
      </w:r>
      <w:r w:rsidRPr="003845C2">
        <w:t xml:space="preserve"> </w:t>
      </w:r>
      <w:r w:rsidR="006A2276">
        <w:t xml:space="preserve">A </w:t>
      </w:r>
      <w:r w:rsidRPr="003845C2">
        <w:t xml:space="preserve">primeira versão dessa ferramenta fazia </w:t>
      </w:r>
      <w:r w:rsidR="00772841">
        <w:t>cálculos de</w:t>
      </w:r>
      <w:r w:rsidRPr="003845C2">
        <w:t xml:space="preserve"> soma e subtração, </w:t>
      </w:r>
      <w:r w:rsidRPr="003845C2" w:rsidR="08366AAA">
        <w:t>porém</w:t>
      </w:r>
      <w:r w:rsidRPr="003845C2">
        <w:t xml:space="preserve"> demostrava grande avanço tecnológico comparado com seus antecessores, ferramentas de cálculo manual como o </w:t>
      </w:r>
      <w:r w:rsidRPr="003845C2" w:rsidR="36B5F349">
        <w:t>ábaco</w:t>
      </w:r>
      <w:r w:rsidRPr="003845C2">
        <w:t>.</w:t>
      </w:r>
      <w:sdt>
        <w:sdtPr>
          <w:id w:val="2013098776"/>
          <w:citation/>
        </w:sdtPr>
        <w:sdtContent>
          <w:r w:rsidR="00862B63">
            <w:fldChar w:fldCharType="begin"/>
          </w:r>
          <w:r w:rsidR="00DC0257">
            <w:instrText xml:space="preserve">CITATION MAR02 \l 1046 </w:instrText>
          </w:r>
          <w:r w:rsidR="00862B63">
            <w:fldChar w:fldCharType="separate"/>
          </w:r>
          <w:r w:rsidR="00DD17F6">
            <w:rPr>
              <w:noProof/>
            </w:rPr>
            <w:t xml:space="preserve"> (MARCOLIN, 2002)</w:t>
          </w:r>
          <w:r w:rsidR="00862B63">
            <w:fldChar w:fldCharType="end"/>
          </w:r>
        </w:sdtContent>
      </w:sdt>
    </w:p>
    <w:p w:rsidRPr="005E79BE" w:rsidR="1F961A70" w:rsidP="00F87C7C" w:rsidRDefault="00DD551A" w14:paraId="117FD5EE" w14:textId="7CE3D378">
      <w:pPr>
        <w:pStyle w:val="Heading3"/>
      </w:pPr>
      <w:bookmarkStart w:name="_Toc109190866" w:id="31"/>
      <w:r w:rsidRPr="003845C2">
        <w:t>Calculadoras científicas</w:t>
      </w:r>
      <w:bookmarkEnd w:id="31"/>
    </w:p>
    <w:p w:rsidRPr="003845C2" w:rsidR="006F11B5" w:rsidP="005E79BE" w:rsidRDefault="006F11B5" w14:paraId="46BAA4D1" w14:textId="44C964F6">
      <w:pPr>
        <w:pStyle w:val="TextoABNT"/>
      </w:pPr>
      <w:r w:rsidRPr="003845C2">
        <w:t xml:space="preserve"> </w:t>
      </w:r>
      <w:r w:rsidR="00251330">
        <w:t xml:space="preserve">A </w:t>
      </w:r>
      <w:r w:rsidR="002B17DE">
        <w:t>i</w:t>
      </w:r>
      <w:r w:rsidRPr="003845C2">
        <w:t xml:space="preserve">ntrodução da </w:t>
      </w:r>
      <w:r w:rsidRPr="77B4B729" w:rsidR="4F0FDA48">
        <w:t xml:space="preserve">calculadora </w:t>
      </w:r>
      <w:r w:rsidRPr="003845C2">
        <w:t xml:space="preserve">HP-35 em 1972 marcou um momento decisivo na história da matemática, inventada </w:t>
      </w:r>
      <w:r w:rsidRPr="003845C2" w:rsidR="49F5D4B8">
        <w:t>pel</w:t>
      </w:r>
      <w:r w:rsidRPr="003845C2" w:rsidR="32C771B5">
        <w:t xml:space="preserve">a empresa norte americana </w:t>
      </w:r>
      <w:r w:rsidRPr="003845C2" w:rsidR="49F5D4B8">
        <w:t>Hewlett-Packard.</w:t>
      </w:r>
      <w:r w:rsidRPr="003845C2">
        <w:t xml:space="preserve"> Trata-se da primeira calculadora científica de bolso, capaz de processar funções transcendentes como trigonometria, logaritmos e exponenciais, utilizando uma interface portátil.</w:t>
      </w:r>
      <w:r w:rsidR="002B65DD">
        <w:t xml:space="preserve"> </w:t>
      </w:r>
      <w:sdt>
        <w:sdtPr>
          <w:id w:val="1809821421"/>
          <w:citation/>
        </w:sdtPr>
        <w:sdtContent>
          <w:r w:rsidR="003B5676">
            <w:fldChar w:fldCharType="begin"/>
          </w:r>
          <w:r w:rsidR="003B5676">
            <w:instrText xml:space="preserve"> CITATION MUS25 \l 1046 </w:instrText>
          </w:r>
          <w:r w:rsidR="003B5676">
            <w:fldChar w:fldCharType="separate"/>
          </w:r>
          <w:r w:rsidR="00DD17F6">
            <w:rPr>
              <w:noProof/>
            </w:rPr>
            <w:t>(Museu Capixaba do Computador, 2025)</w:t>
          </w:r>
          <w:r w:rsidR="003B5676">
            <w:fldChar w:fldCharType="end"/>
          </w:r>
        </w:sdtContent>
      </w:sdt>
    </w:p>
    <w:p w:rsidRPr="003845C2" w:rsidR="006F11B5" w:rsidP="005E79BE" w:rsidRDefault="006F11B5" w14:paraId="47D85C19" w14:textId="764216D2">
      <w:pPr>
        <w:pStyle w:val="TextoABNT"/>
        <w:rPr>
          <w:rFonts w:eastAsia="Arial"/>
          <w:szCs w:val="24"/>
        </w:rPr>
      </w:pPr>
      <w:r w:rsidRPr="003845C2">
        <w:t xml:space="preserve">A necessidade de cálculos mais precisos e complexos fez com que esse equipamento complexo </w:t>
      </w:r>
      <w:r w:rsidRPr="003845C2" w:rsidR="4D2B4DAC">
        <w:t>logo</w:t>
      </w:r>
      <w:r w:rsidRPr="003845C2" w:rsidR="7DCF0487">
        <w:t xml:space="preserve"> se tornasse </w:t>
      </w:r>
      <w:r w:rsidRPr="003845C2" w:rsidR="7B38D8EE">
        <w:t>indispensável,</w:t>
      </w:r>
      <w:r w:rsidRPr="003845C2" w:rsidR="7DCF0487">
        <w:t xml:space="preserve"> </w:t>
      </w:r>
      <w:r w:rsidRPr="003845C2">
        <w:t>tinha a tarefa de fazer tudo que uma calculadora comum fazia, além de cálculo envolvendo matrizes, trigonometria, notação cientifica, se tornando uma ferramenta fundamental para estudantes de exatas e profissionais de todas as engenharias, acelerando cálculos que eram feitos em horas, em apenas as alguns minutos.</w:t>
      </w:r>
      <w:r w:rsidR="00E6077E">
        <w:t xml:space="preserve"> </w:t>
      </w:r>
      <w:sdt>
        <w:sdtPr>
          <w:id w:val="-195006318"/>
          <w:citation/>
        </w:sdtPr>
        <w:sdtContent>
          <w:r w:rsidR="00E25880">
            <w:fldChar w:fldCharType="begin"/>
          </w:r>
          <w:r w:rsidR="00E25880">
            <w:instrText xml:space="preserve">CITATION MUS25 \l 1046 </w:instrText>
          </w:r>
          <w:r w:rsidR="00E25880">
            <w:fldChar w:fldCharType="separate"/>
          </w:r>
          <w:r w:rsidR="00DD17F6">
            <w:rPr>
              <w:noProof/>
            </w:rPr>
            <w:t>(Museu Capixaba do Computador, 2025)</w:t>
          </w:r>
          <w:r w:rsidR="00E25880">
            <w:fldChar w:fldCharType="end"/>
          </w:r>
        </w:sdtContent>
      </w:sdt>
    </w:p>
    <w:p w:rsidRPr="00797126" w:rsidR="1F961A70" w:rsidP="005E79BE" w:rsidRDefault="0CE6A4A9" w14:paraId="34F7C5D9" w14:textId="7B39FCEB">
      <w:pPr>
        <w:pStyle w:val="TextoABNT"/>
        <w:rPr>
          <w:rFonts w:eastAsia="Arial"/>
          <w:u w:val="single"/>
        </w:rPr>
      </w:pPr>
      <w:r w:rsidRPr="003845C2">
        <w:t xml:space="preserve">Entretanto, apesar desses avanços, a maioria dessas ferramentas não foi projetada para atender deficientes visuais. O </w:t>
      </w:r>
      <w:r w:rsidRPr="00A063A8">
        <w:rPr>
          <w:i/>
          <w:iCs/>
        </w:rPr>
        <w:t>design</w:t>
      </w:r>
      <w:r w:rsidRPr="003845C2">
        <w:t xml:space="preserve"> baseado em telas pequenas, teclas pouco perceptíveis ao tato e ausência de </w:t>
      </w:r>
      <w:r w:rsidRPr="52AF18DB">
        <w:rPr>
          <w:i/>
        </w:rPr>
        <w:t xml:space="preserve">feedback </w:t>
      </w:r>
      <w:r w:rsidRPr="003845C2">
        <w:t>sonoro dificultou o acesso</w:t>
      </w:r>
      <w:r w:rsidRPr="003845C2" w:rsidR="7E7D606B">
        <w:t xml:space="preserve"> a </w:t>
      </w:r>
      <w:r w:rsidRPr="003845C2">
        <w:t>pessoas cegas</w:t>
      </w:r>
      <w:r w:rsidR="00CF5129">
        <w:t xml:space="preserve"> </w:t>
      </w:r>
      <w:r w:rsidRPr="003845C2" w:rsidR="2289AAEA">
        <w:t>ao ensino superior em cursos de exatas</w:t>
      </w:r>
      <w:r w:rsidRPr="003845C2">
        <w:t xml:space="preserve">. Embora hoje existam </w:t>
      </w:r>
      <w:r w:rsidRPr="005B735A">
        <w:rPr>
          <w:i/>
          <w:iCs/>
        </w:rPr>
        <w:t>softwares</w:t>
      </w:r>
      <w:r w:rsidRPr="003845C2">
        <w:t xml:space="preserve"> e calculadoras acessíveis em computadores e dispositivos móveis</w:t>
      </w:r>
      <w:r w:rsidRPr="003845C2" w:rsidR="689BF585">
        <w:t>, a própria calculadora do Windows possui acessibilidade sonora</w:t>
      </w:r>
      <w:r w:rsidRPr="003845C2">
        <w:t>, ainda há carência de soluções específicas que aliem portabilidade</w:t>
      </w:r>
      <w:r w:rsidRPr="003845C2" w:rsidR="072EC194">
        <w:t xml:space="preserve"> e</w:t>
      </w:r>
      <w:r w:rsidRPr="003845C2">
        <w:t xml:space="preserve"> acessibilidade tátil</w:t>
      </w:r>
      <w:r w:rsidR="009027D9">
        <w:t>.</w:t>
      </w:r>
      <w:r w:rsidR="008E2421">
        <w:t xml:space="preserve"> </w:t>
      </w:r>
      <w:sdt>
        <w:sdtPr>
          <w:id w:val="1999842047"/>
          <w:citation/>
        </w:sdtPr>
        <w:sdtContent>
          <w:r w:rsidR="000C7B84">
            <w:fldChar w:fldCharType="begin"/>
          </w:r>
          <w:r w:rsidR="000C7B84">
            <w:instrText xml:space="preserve"> CITATION PAI25 \l 1046 </w:instrText>
          </w:r>
          <w:r w:rsidR="000C7B84">
            <w:fldChar w:fldCharType="separate"/>
          </w:r>
          <w:r w:rsidR="00DD17F6">
            <w:rPr>
              <w:noProof/>
            </w:rPr>
            <w:t>(PAIXÃO BORGES &amp; SEGADAS-VIANNA, 2025)</w:t>
          </w:r>
          <w:r w:rsidR="000C7B84">
            <w:fldChar w:fldCharType="end"/>
          </w:r>
        </w:sdtContent>
      </w:sdt>
    </w:p>
    <w:p w:rsidRPr="0080724D" w:rsidR="00C21D3F" w:rsidP="002B17DE" w:rsidRDefault="00585D65" w14:paraId="532C7D6A" w14:textId="623E70EF">
      <w:pPr>
        <w:pStyle w:val="Heading2"/>
      </w:pPr>
      <w:bookmarkStart w:name="_Toc1259899235" w:id="32"/>
      <w:r w:rsidRPr="0080724D">
        <w:t>OBJETIVO</w:t>
      </w:r>
      <w:bookmarkEnd w:id="32"/>
    </w:p>
    <w:p w:rsidR="000C2327" w:rsidP="005E79BE" w:rsidRDefault="000C2327" w14:paraId="75DC9A6B" w14:textId="4A0B5F34">
      <w:pPr>
        <w:pStyle w:val="TextoABNT"/>
        <w:rPr>
          <w:rFonts w:cs="Arial"/>
          <w:szCs w:val="24"/>
        </w:rPr>
      </w:pPr>
      <w:r w:rsidRPr="000C2327">
        <w:rPr>
          <w:rFonts w:cs="Arial"/>
          <w:szCs w:val="24"/>
        </w:rPr>
        <w:t xml:space="preserve">O objetivo deste </w:t>
      </w:r>
      <w:r w:rsidR="00E44EAF">
        <w:rPr>
          <w:rFonts w:cs="Arial"/>
          <w:szCs w:val="24"/>
        </w:rPr>
        <w:t>projeto</w:t>
      </w:r>
      <w:r w:rsidRPr="000C2327">
        <w:rPr>
          <w:rFonts w:cs="Arial"/>
          <w:szCs w:val="24"/>
        </w:rPr>
        <w:t xml:space="preserve"> é </w:t>
      </w:r>
      <w:r w:rsidRPr="000C2327" w:rsidR="00EF1CD0">
        <w:rPr>
          <w:rFonts w:cs="Arial"/>
          <w:szCs w:val="24"/>
        </w:rPr>
        <w:t>desenvolver</w:t>
      </w:r>
      <w:r w:rsidRPr="000C2327">
        <w:rPr>
          <w:rFonts w:cs="Arial"/>
          <w:szCs w:val="24"/>
        </w:rPr>
        <w:t xml:space="preserve"> um</w:t>
      </w:r>
      <w:r w:rsidR="00EF1CD0">
        <w:rPr>
          <w:rFonts w:cs="Arial"/>
          <w:szCs w:val="24"/>
        </w:rPr>
        <w:t xml:space="preserve"> </w:t>
      </w:r>
      <w:r w:rsidR="003E43B9">
        <w:rPr>
          <w:rFonts w:cs="Arial"/>
          <w:szCs w:val="24"/>
        </w:rPr>
        <w:t>periférico</w:t>
      </w:r>
      <w:r w:rsidR="00D507A4">
        <w:rPr>
          <w:rFonts w:cs="Arial"/>
          <w:szCs w:val="24"/>
        </w:rPr>
        <w:t xml:space="preserve"> a</w:t>
      </w:r>
      <w:r w:rsidR="00FD33C4">
        <w:rPr>
          <w:rFonts w:cs="Arial"/>
          <w:szCs w:val="24"/>
        </w:rPr>
        <w:t>daptado</w:t>
      </w:r>
      <w:r w:rsidR="003A6663">
        <w:rPr>
          <w:rFonts w:cs="Arial"/>
          <w:szCs w:val="24"/>
        </w:rPr>
        <w:t xml:space="preserve"> com </w:t>
      </w:r>
      <w:r w:rsidRPr="005B735A" w:rsidR="003A6663">
        <w:rPr>
          <w:rFonts w:cs="Arial"/>
          <w:i/>
          <w:iCs/>
          <w:szCs w:val="24"/>
        </w:rPr>
        <w:t>sof</w:t>
      </w:r>
      <w:r w:rsidRPr="005B735A" w:rsidR="00042FD5">
        <w:rPr>
          <w:rFonts w:cs="Arial"/>
          <w:i/>
          <w:iCs/>
          <w:szCs w:val="24"/>
        </w:rPr>
        <w:t>tware</w:t>
      </w:r>
      <w:r w:rsidR="00FC0743">
        <w:rPr>
          <w:rFonts w:cs="Arial"/>
          <w:szCs w:val="24"/>
        </w:rPr>
        <w:t xml:space="preserve"> de calculadora científica</w:t>
      </w:r>
      <w:r w:rsidRPr="30A67301" w:rsidR="0A2C0F1B">
        <w:rPr>
          <w:rFonts w:cs="Arial"/>
        </w:rPr>
        <w:t xml:space="preserve"> </w:t>
      </w:r>
      <w:r w:rsidRPr="3353C3E3" w:rsidR="0A2C0F1B">
        <w:rPr>
          <w:rFonts w:cs="Arial"/>
        </w:rPr>
        <w:t>acessível</w:t>
      </w:r>
      <w:r w:rsidR="009C1113">
        <w:rPr>
          <w:rFonts w:cs="Arial"/>
          <w:szCs w:val="24"/>
        </w:rPr>
        <w:t xml:space="preserve"> de computador,</w:t>
      </w:r>
      <w:r w:rsidRPr="000C2327">
        <w:rPr>
          <w:rFonts w:cs="Arial"/>
          <w:szCs w:val="24"/>
        </w:rPr>
        <w:t xml:space="preserve"> visando promover </w:t>
      </w:r>
      <w:r w:rsidRPr="3AE9C731" w:rsidR="78F6C730">
        <w:rPr>
          <w:rFonts w:cs="Arial"/>
        </w:rPr>
        <w:t xml:space="preserve">a </w:t>
      </w:r>
      <w:r w:rsidRPr="3AE9C731">
        <w:rPr>
          <w:rFonts w:cs="Arial"/>
        </w:rPr>
        <w:t>inclusão</w:t>
      </w:r>
      <w:r w:rsidR="00FC0743">
        <w:rPr>
          <w:rFonts w:cs="Arial"/>
          <w:szCs w:val="24"/>
        </w:rPr>
        <w:t xml:space="preserve"> e </w:t>
      </w:r>
      <w:r w:rsidRPr="000C2327">
        <w:rPr>
          <w:rFonts w:cs="Arial"/>
          <w:szCs w:val="24"/>
        </w:rPr>
        <w:t xml:space="preserve">melhorar a experiência </w:t>
      </w:r>
      <w:r w:rsidRPr="4B06AF66" w:rsidR="39EB151B">
        <w:rPr>
          <w:rFonts w:cs="Arial"/>
        </w:rPr>
        <w:t xml:space="preserve">de </w:t>
      </w:r>
      <w:r w:rsidRPr="7F327E2F" w:rsidR="39EB151B">
        <w:rPr>
          <w:rFonts w:cs="Arial"/>
        </w:rPr>
        <w:t xml:space="preserve">uso por </w:t>
      </w:r>
      <w:r w:rsidRPr="63502094" w:rsidR="39EB151B">
        <w:rPr>
          <w:rFonts w:cs="Arial"/>
        </w:rPr>
        <w:t xml:space="preserve">pessoas </w:t>
      </w:r>
      <w:r w:rsidRPr="75539F61" w:rsidR="39EB151B">
        <w:rPr>
          <w:rFonts w:cs="Arial"/>
        </w:rPr>
        <w:t>com</w:t>
      </w:r>
      <w:r w:rsidR="39EB151B">
        <w:rPr>
          <w:rFonts w:cs="Arial"/>
          <w:szCs w:val="24"/>
        </w:rPr>
        <w:t xml:space="preserve"> </w:t>
      </w:r>
      <w:r w:rsidRPr="4C8B3480" w:rsidR="00C97896">
        <w:rPr>
          <w:rFonts w:cs="Arial"/>
        </w:rPr>
        <w:t>defici</w:t>
      </w:r>
      <w:r w:rsidRPr="4C8B3480" w:rsidR="65306FDC">
        <w:rPr>
          <w:rFonts w:cs="Arial"/>
        </w:rPr>
        <w:t>ência</w:t>
      </w:r>
      <w:r w:rsidR="00C97896">
        <w:rPr>
          <w:rFonts w:cs="Arial"/>
          <w:szCs w:val="24"/>
        </w:rPr>
        <w:t xml:space="preserve"> </w:t>
      </w:r>
      <w:r w:rsidRPr="78E2764A" w:rsidR="00C97896">
        <w:rPr>
          <w:rFonts w:cs="Arial"/>
        </w:rPr>
        <w:t>visua</w:t>
      </w:r>
      <w:r w:rsidRPr="78E2764A" w:rsidR="44F56E5B">
        <w:rPr>
          <w:rFonts w:cs="Arial"/>
        </w:rPr>
        <w:t>l</w:t>
      </w:r>
      <w:r w:rsidRPr="2FDDAEA4" w:rsidR="44F56E5B">
        <w:rPr>
          <w:rFonts w:cs="Arial"/>
        </w:rPr>
        <w:t>,</w:t>
      </w:r>
      <w:r w:rsidRPr="1C4B0807" w:rsidR="44F56E5B">
        <w:rPr>
          <w:rFonts w:cs="Arial"/>
        </w:rPr>
        <w:t xml:space="preserve"> </w:t>
      </w:r>
      <w:r w:rsidR="007F2D1A">
        <w:rPr>
          <w:rFonts w:cs="Arial"/>
          <w:szCs w:val="24"/>
        </w:rPr>
        <w:t xml:space="preserve">por </w:t>
      </w:r>
      <w:r w:rsidR="00344B28">
        <w:rPr>
          <w:rFonts w:cs="Arial"/>
          <w:szCs w:val="24"/>
        </w:rPr>
        <w:t xml:space="preserve">meio de </w:t>
      </w:r>
      <w:r w:rsidRPr="703B6FE7" w:rsidR="2A753084">
        <w:rPr>
          <w:rFonts w:cs="Arial"/>
        </w:rPr>
        <w:t>recursos</w:t>
      </w:r>
      <w:r w:rsidR="00344B28">
        <w:rPr>
          <w:rFonts w:cs="Arial"/>
          <w:szCs w:val="24"/>
        </w:rPr>
        <w:t xml:space="preserve"> sensoriais</w:t>
      </w:r>
      <w:r w:rsidRPr="703B6FE7" w:rsidR="08D1BAEF">
        <w:rPr>
          <w:rFonts w:cs="Arial"/>
        </w:rPr>
        <w:t xml:space="preserve"> </w:t>
      </w:r>
      <w:r w:rsidR="00F800BF">
        <w:rPr>
          <w:rFonts w:cs="Arial"/>
        </w:rPr>
        <w:t xml:space="preserve">de </w:t>
      </w:r>
      <w:r w:rsidR="00A17577">
        <w:rPr>
          <w:rFonts w:cs="Arial"/>
        </w:rPr>
        <w:t>áu</w:t>
      </w:r>
      <w:r w:rsidRPr="07F5CA31" w:rsidR="00A17577">
        <w:rPr>
          <w:rFonts w:cs="Arial"/>
        </w:rPr>
        <w:t>dio</w:t>
      </w:r>
      <w:r w:rsidRPr="07F5CA31" w:rsidR="08D1BAEF">
        <w:rPr>
          <w:rFonts w:cs="Arial"/>
        </w:rPr>
        <w:t xml:space="preserve"> e </w:t>
      </w:r>
      <w:r w:rsidR="00265886">
        <w:rPr>
          <w:rFonts w:cs="Arial"/>
        </w:rPr>
        <w:t>braile</w:t>
      </w:r>
      <w:r w:rsidR="009E3E64">
        <w:rPr>
          <w:rFonts w:cs="Arial"/>
        </w:rPr>
        <w:t>.</w:t>
      </w:r>
    </w:p>
    <w:p w:rsidRPr="0080724D" w:rsidR="00EF13C1" w:rsidP="002B17DE" w:rsidRDefault="00EF13C1" w14:paraId="6AA9A2B4" w14:textId="77777777">
      <w:pPr>
        <w:pStyle w:val="Heading3"/>
      </w:pPr>
      <w:bookmarkStart w:name="_Toc183549235" w:id="33"/>
      <w:bookmarkStart w:name="_Toc63320774" w:id="34"/>
      <w:r w:rsidRPr="0080724D">
        <w:t>OBJETIVOS ESPECÍFICOS</w:t>
      </w:r>
      <w:bookmarkEnd w:id="33"/>
      <w:bookmarkEnd w:id="34"/>
    </w:p>
    <w:p w:rsidR="000455FB" w:rsidP="78C62671" w:rsidRDefault="009E5CCB" w14:paraId="77F32ABE" w14:textId="7AE36288">
      <w:pPr>
        <w:pStyle w:val="ListParagraph"/>
        <w:numPr>
          <w:ilvl w:val="0"/>
          <w:numId w:val="1"/>
        </w:numPr>
        <w:spacing w:line="360" w:lineRule="auto"/>
        <w:ind w:left="284" w:firstLine="0"/>
        <w:rPr>
          <w:rFonts w:cs="Arial"/>
        </w:rPr>
      </w:pPr>
      <w:r>
        <w:t xml:space="preserve">Projetar a arquitetura </w:t>
      </w:r>
      <w:r w:rsidR="2D8A7671">
        <w:t>e desenvolver um</w:t>
      </w:r>
      <w:r w:rsidR="55480EFB">
        <w:t xml:space="preserve"> periférico</w:t>
      </w:r>
      <w:r w:rsidR="10CFF7BC">
        <w:t xml:space="preserve"> adaptado que permita a entrada</w:t>
      </w:r>
      <w:r w:rsidR="00AC653E">
        <w:t xml:space="preserve"> </w:t>
      </w:r>
      <w:r w:rsidR="10CFF7BC">
        <w:t xml:space="preserve">de dados </w:t>
      </w:r>
      <w:r w:rsidR="00AC653E">
        <w:t xml:space="preserve">com </w:t>
      </w:r>
      <w:r w:rsidR="00887DD2">
        <w:t xml:space="preserve">teclas em </w:t>
      </w:r>
      <w:r w:rsidR="00265886">
        <w:t>braile</w:t>
      </w:r>
      <w:r w:rsidR="00887DD2">
        <w:t xml:space="preserve"> </w:t>
      </w:r>
      <w:r w:rsidR="00EB1D85">
        <w:t>ao utilizar o</w:t>
      </w:r>
      <w:r w:rsidR="00DA477C">
        <w:t xml:space="preserve"> </w:t>
      </w:r>
      <w:r w:rsidRPr="78C62671" w:rsidR="00DA477C">
        <w:rPr>
          <w:i/>
          <w:iCs/>
        </w:rPr>
        <w:t>software</w:t>
      </w:r>
      <w:r w:rsidR="3D365ED1">
        <w:t>.</w:t>
      </w:r>
    </w:p>
    <w:p w:rsidR="000455FB" w:rsidP="00CD2DFB" w:rsidRDefault="004316F6" w14:paraId="401FD248" w14:textId="493A0578">
      <w:pPr>
        <w:pStyle w:val="ListParagraph"/>
        <w:rPr>
          <w:rFonts w:cs="Arial"/>
        </w:rPr>
      </w:pPr>
      <w:r>
        <w:t>Desenvolver</w:t>
      </w:r>
      <w:r w:rsidRPr="78C62671">
        <w:rPr>
          <w:rFonts w:cs="Arial"/>
        </w:rPr>
        <w:t xml:space="preserve"> um </w:t>
      </w:r>
      <w:r w:rsidRPr="78C62671" w:rsidR="00040977">
        <w:rPr>
          <w:rFonts w:cs="Arial"/>
          <w:i/>
          <w:iCs/>
        </w:rPr>
        <w:t>software</w:t>
      </w:r>
      <w:r w:rsidRPr="78C62671">
        <w:rPr>
          <w:rFonts w:cs="Arial"/>
        </w:rPr>
        <w:t xml:space="preserve"> </w:t>
      </w:r>
      <w:r w:rsidRPr="138BED2F">
        <w:rPr>
          <w:rFonts w:cs="Arial"/>
          <w:i/>
        </w:rPr>
        <w:t>desktop</w:t>
      </w:r>
      <w:r w:rsidRPr="138BED2F" w:rsidR="003144CD">
        <w:rPr>
          <w:rFonts w:cs="Arial"/>
          <w:i/>
        </w:rPr>
        <w:t xml:space="preserve"> </w:t>
      </w:r>
      <w:r w:rsidRPr="004E4CC8" w:rsidR="003144CD">
        <w:rPr>
          <w:rFonts w:cs="Arial"/>
          <w:iCs/>
        </w:rPr>
        <w:t>para o sistema operacional W</w:t>
      </w:r>
      <w:r w:rsidRPr="004E4CC8" w:rsidR="005374EB">
        <w:rPr>
          <w:rFonts w:cs="Arial"/>
          <w:iCs/>
        </w:rPr>
        <w:t>i</w:t>
      </w:r>
      <w:r w:rsidRPr="004E4CC8" w:rsidR="003144CD">
        <w:rPr>
          <w:rFonts w:cs="Arial"/>
          <w:iCs/>
        </w:rPr>
        <w:t>ndows</w:t>
      </w:r>
      <w:r w:rsidRPr="004E4CC8">
        <w:rPr>
          <w:rFonts w:cs="Arial"/>
          <w:i/>
        </w:rPr>
        <w:t xml:space="preserve"> </w:t>
      </w:r>
      <w:r w:rsidRPr="78C62671" w:rsidR="3242845A">
        <w:rPr>
          <w:rFonts w:cs="Arial"/>
        </w:rPr>
        <w:t>intuitivo</w:t>
      </w:r>
      <w:r w:rsidRPr="78C62671" w:rsidR="00887DD2">
        <w:rPr>
          <w:rFonts w:cs="Arial"/>
        </w:rPr>
        <w:t>,</w:t>
      </w:r>
      <w:r w:rsidRPr="78C62671" w:rsidR="005B735A">
        <w:rPr>
          <w:rFonts w:cs="Arial"/>
        </w:rPr>
        <w:t xml:space="preserve"> </w:t>
      </w:r>
      <w:r w:rsidRPr="78C62671" w:rsidR="00183B88">
        <w:rPr>
          <w:rFonts w:cs="Arial"/>
        </w:rPr>
        <w:t>po</w:t>
      </w:r>
      <w:r w:rsidRPr="78C62671" w:rsidR="00402F72">
        <w:rPr>
          <w:rFonts w:cs="Arial"/>
        </w:rPr>
        <w:t xml:space="preserve">ssibilitando a inserção de números e </w:t>
      </w:r>
      <w:r w:rsidRPr="78C62671" w:rsidR="00B559BA">
        <w:rPr>
          <w:rFonts w:cs="Arial"/>
        </w:rPr>
        <w:t xml:space="preserve">expressões </w:t>
      </w:r>
      <w:r w:rsidRPr="78C62671" w:rsidR="00B521EA">
        <w:rPr>
          <w:rFonts w:cs="Arial"/>
        </w:rPr>
        <w:t>matemáticas</w:t>
      </w:r>
      <w:r w:rsidRPr="78C62671" w:rsidR="00577C61">
        <w:rPr>
          <w:rFonts w:cs="Arial"/>
        </w:rPr>
        <w:t xml:space="preserve"> </w:t>
      </w:r>
      <w:r w:rsidRPr="78C62671" w:rsidR="008E3C1B">
        <w:rPr>
          <w:rFonts w:cs="Arial"/>
        </w:rPr>
        <w:t>envolvendo</w:t>
      </w:r>
      <w:r w:rsidRPr="78C62671" w:rsidR="00577C61">
        <w:rPr>
          <w:rFonts w:cs="Arial"/>
        </w:rPr>
        <w:t xml:space="preserve"> </w:t>
      </w:r>
      <w:r w:rsidRPr="78C62671" w:rsidR="00F33573">
        <w:rPr>
          <w:rFonts w:cs="Arial"/>
        </w:rPr>
        <w:t>trigonometria</w:t>
      </w:r>
      <w:r w:rsidRPr="78C62671" w:rsidR="00577C61">
        <w:rPr>
          <w:rFonts w:cs="Arial"/>
        </w:rPr>
        <w:t xml:space="preserve">, </w:t>
      </w:r>
      <w:r w:rsidRPr="78C62671" w:rsidR="008E3C1B">
        <w:rPr>
          <w:rFonts w:cs="Arial"/>
        </w:rPr>
        <w:t xml:space="preserve">funções </w:t>
      </w:r>
      <w:r w:rsidRPr="78C62671" w:rsidR="00577C61">
        <w:rPr>
          <w:rFonts w:cs="Arial"/>
        </w:rPr>
        <w:t>exponenc</w:t>
      </w:r>
      <w:r w:rsidRPr="78C62671" w:rsidR="008E3C1B">
        <w:rPr>
          <w:rFonts w:cs="Arial"/>
        </w:rPr>
        <w:t>iais</w:t>
      </w:r>
      <w:r w:rsidRPr="78C62671" w:rsidR="003F4369">
        <w:rPr>
          <w:rFonts w:cs="Arial"/>
        </w:rPr>
        <w:t xml:space="preserve">, </w:t>
      </w:r>
      <w:r w:rsidRPr="78C62671" w:rsidR="00200347">
        <w:rPr>
          <w:rFonts w:cs="Arial"/>
        </w:rPr>
        <w:t>logarítmicas</w:t>
      </w:r>
      <w:r w:rsidRPr="78C62671" w:rsidR="003F4369">
        <w:rPr>
          <w:rFonts w:cs="Arial"/>
        </w:rPr>
        <w:t xml:space="preserve">, </w:t>
      </w:r>
      <w:r w:rsidRPr="78C62671" w:rsidR="00200347">
        <w:rPr>
          <w:rFonts w:cs="Arial"/>
        </w:rPr>
        <w:t>fatorial</w:t>
      </w:r>
      <w:r w:rsidRPr="78C62671" w:rsidR="00213ABA">
        <w:rPr>
          <w:rFonts w:cs="Arial"/>
        </w:rPr>
        <w:t xml:space="preserve"> e porcentagem</w:t>
      </w:r>
      <w:r w:rsidRPr="78C62671" w:rsidR="00B81749">
        <w:rPr>
          <w:rFonts w:cs="Arial"/>
        </w:rPr>
        <w:t>.</w:t>
      </w:r>
    </w:p>
    <w:p w:rsidR="009673B6" w:rsidP="000455FB" w:rsidRDefault="009673B6" w14:paraId="20EA014C" w14:textId="723DCE6E">
      <w:pPr>
        <w:pStyle w:val="ListParagraph"/>
        <w:numPr>
          <w:ilvl w:val="0"/>
          <w:numId w:val="1"/>
        </w:numPr>
        <w:spacing w:line="360" w:lineRule="auto"/>
        <w:ind w:left="284" w:firstLine="0"/>
        <w:rPr>
          <w:rFonts w:cs="Arial"/>
        </w:rPr>
      </w:pPr>
      <w:r>
        <w:rPr>
          <w:rFonts w:cs="Arial"/>
        </w:rPr>
        <w:t xml:space="preserve">Obter os resultados </w:t>
      </w:r>
      <w:r w:rsidR="00605462">
        <w:rPr>
          <w:rFonts w:cs="Arial"/>
        </w:rPr>
        <w:t>dos c</w:t>
      </w:r>
      <w:r w:rsidR="00891704">
        <w:rPr>
          <w:rFonts w:cs="Arial"/>
        </w:rPr>
        <w:t>álculos em forma de número por extenso</w:t>
      </w:r>
      <w:r w:rsidR="00464B7F">
        <w:rPr>
          <w:rFonts w:cs="Arial"/>
        </w:rPr>
        <w:t xml:space="preserve"> no fone auricular.</w:t>
      </w:r>
    </w:p>
    <w:p w:rsidR="3E261170" w:rsidP="000455FB" w:rsidRDefault="63955000" w14:paraId="4CE2B17F" w14:textId="13054DD9">
      <w:pPr>
        <w:pStyle w:val="ListParagraph"/>
        <w:numPr>
          <w:ilvl w:val="0"/>
          <w:numId w:val="1"/>
        </w:numPr>
        <w:spacing w:line="360" w:lineRule="auto"/>
        <w:ind w:left="284" w:firstLine="0"/>
        <w:rPr>
          <w:rFonts w:cs="Arial"/>
        </w:rPr>
      </w:pPr>
      <w:r w:rsidRPr="18E7EAD9">
        <w:rPr>
          <w:rFonts w:cs="Arial"/>
        </w:rPr>
        <w:t xml:space="preserve">Integrar recursos </w:t>
      </w:r>
      <w:r w:rsidRPr="18E7EAD9" w:rsidR="31BE74D7">
        <w:rPr>
          <w:rFonts w:cs="Arial"/>
        </w:rPr>
        <w:t>sensoriai</w:t>
      </w:r>
      <w:r w:rsidRPr="18E7EAD9" w:rsidR="4C173C7E">
        <w:rPr>
          <w:rFonts w:cs="Arial"/>
        </w:rPr>
        <w:t xml:space="preserve">s </w:t>
      </w:r>
      <w:r w:rsidRPr="18E7EAD9" w:rsidR="0B2604E5">
        <w:rPr>
          <w:rFonts w:cs="Arial"/>
        </w:rPr>
        <w:t xml:space="preserve">de </w:t>
      </w:r>
      <w:r w:rsidRPr="18E7EAD9" w:rsidR="280D9B4E">
        <w:rPr>
          <w:rFonts w:cs="Arial"/>
        </w:rPr>
        <w:t>tato e audição,</w:t>
      </w:r>
      <w:r w:rsidRPr="18E7EAD9" w:rsidR="31BE74D7">
        <w:rPr>
          <w:rFonts w:cs="Arial"/>
        </w:rPr>
        <w:t xml:space="preserve"> a fim de auxiliar no desenvolvimento acadêmico de deficientes visuais por meio do uso de tecnologia</w:t>
      </w:r>
      <w:r w:rsidRPr="18E7EAD9" w:rsidR="514C0BB6">
        <w:rPr>
          <w:rFonts w:cs="Arial"/>
        </w:rPr>
        <w:t>.</w:t>
      </w:r>
    </w:p>
    <w:p w:rsidR="0590C76F" w:rsidP="18E7EAD9" w:rsidRDefault="0590C76F" w14:paraId="6F14E685" w14:textId="100E8385">
      <w:pPr>
        <w:pStyle w:val="Heading3"/>
        <w:ind w:hanging="720"/>
      </w:pPr>
      <w:bookmarkStart w:name="_Toc1707213163" w:id="35"/>
      <w:r>
        <w:t>ELEMENTOS NÃO CONTEMPLADOS</w:t>
      </w:r>
      <w:bookmarkEnd w:id="35"/>
    </w:p>
    <w:p w:rsidRPr="004E4CC8" w:rsidR="0FB04A61" w:rsidP="18E7EAD9" w:rsidRDefault="0FB04A61" w14:paraId="445CCF36" w14:textId="68A4C2F5">
      <w:pPr>
        <w:pStyle w:val="ListParagraph"/>
        <w:numPr>
          <w:ilvl w:val="0"/>
          <w:numId w:val="1"/>
        </w:numPr>
        <w:spacing w:line="360" w:lineRule="auto"/>
        <w:ind w:left="284" w:firstLine="0"/>
        <w:rPr>
          <w:rFonts w:cs="Arial"/>
        </w:rPr>
      </w:pPr>
      <w:r w:rsidRPr="004E4CC8">
        <w:rPr>
          <w:rFonts w:cs="Arial"/>
        </w:rPr>
        <w:t>O escopo deste projeto não inclui suporte específico para usuários surdocegos</w:t>
      </w:r>
      <w:r w:rsidRPr="004E4CC8" w:rsidR="494EAE50">
        <w:rPr>
          <w:rFonts w:cs="Arial"/>
        </w:rPr>
        <w:t>, com perda total de sensibilidade tátil ou que sofrem de deficiência cognitiva ou motora</w:t>
      </w:r>
      <w:r w:rsidRPr="004E4CC8">
        <w:rPr>
          <w:rFonts w:cs="Arial"/>
        </w:rPr>
        <w:t>.</w:t>
      </w:r>
    </w:p>
    <w:p w:rsidRPr="004E4CC8" w:rsidR="00463E99" w:rsidP="000455FB" w:rsidRDefault="00463E99" w14:paraId="78B15FE4" w14:textId="10390C47">
      <w:pPr>
        <w:pStyle w:val="ListParagraph"/>
        <w:numPr>
          <w:ilvl w:val="0"/>
          <w:numId w:val="1"/>
        </w:numPr>
        <w:spacing w:line="360" w:lineRule="auto"/>
        <w:ind w:left="284" w:firstLine="0"/>
        <w:rPr>
          <w:rFonts w:cs="Arial"/>
        </w:rPr>
      </w:pPr>
      <w:r w:rsidRPr="004E4CC8">
        <w:rPr>
          <w:rFonts w:cs="Arial"/>
        </w:rPr>
        <w:t xml:space="preserve">Não </w:t>
      </w:r>
      <w:r w:rsidRPr="004E4CC8" w:rsidR="00F565E5">
        <w:rPr>
          <w:rFonts w:cs="Arial"/>
        </w:rPr>
        <w:t>incluir todas as funções de uma calculadora cientifica, apenas as listadas</w:t>
      </w:r>
      <w:r w:rsidR="003B0F1D">
        <w:rPr>
          <w:rFonts w:cs="Arial"/>
        </w:rPr>
        <w:t>.</w:t>
      </w:r>
    </w:p>
    <w:p w:rsidR="00F565E5" w:rsidP="000455FB" w:rsidRDefault="00F565E5" w14:paraId="560821CE" w14:textId="45560636">
      <w:pPr>
        <w:pStyle w:val="ListParagraph"/>
        <w:numPr>
          <w:ilvl w:val="0"/>
          <w:numId w:val="1"/>
        </w:numPr>
        <w:spacing w:line="360" w:lineRule="auto"/>
        <w:ind w:left="284" w:firstLine="0"/>
        <w:rPr>
          <w:rFonts w:cs="Arial"/>
        </w:rPr>
      </w:pPr>
      <w:r w:rsidRPr="004E4CC8">
        <w:rPr>
          <w:rFonts w:cs="Arial"/>
        </w:rPr>
        <w:t xml:space="preserve">Não incluir funções </w:t>
      </w:r>
      <w:r w:rsidRPr="004E4CC8" w:rsidR="00332005">
        <w:rPr>
          <w:rFonts w:cs="Arial"/>
        </w:rPr>
        <w:t xml:space="preserve">visuais como visualização de </w:t>
      </w:r>
      <w:r w:rsidRPr="004E4CC8" w:rsidR="0067266B">
        <w:rPr>
          <w:rFonts w:cs="Arial"/>
        </w:rPr>
        <w:t>gráficos</w:t>
      </w:r>
      <w:r w:rsidR="003B0F1D">
        <w:rPr>
          <w:rFonts w:cs="Arial"/>
        </w:rPr>
        <w:t>.</w:t>
      </w:r>
    </w:p>
    <w:p w:rsidRPr="004E4CC8" w:rsidR="003B0F1D" w:rsidP="00C32F11" w:rsidRDefault="003B0F1D" w14:paraId="39C8BCBA" w14:textId="49A2A06B">
      <w:pPr>
        <w:pStyle w:val="ListParagraph"/>
        <w:numPr>
          <w:ilvl w:val="0"/>
          <w:numId w:val="1"/>
        </w:numPr>
        <w:spacing w:line="360" w:lineRule="auto"/>
        <w:ind w:left="708" w:hanging="424"/>
        <w:rPr>
          <w:rFonts w:cs="Arial"/>
        </w:rPr>
      </w:pPr>
      <w:r>
        <w:rPr>
          <w:rFonts w:cs="Arial"/>
        </w:rPr>
        <w:t xml:space="preserve">Não é um leitor de </w:t>
      </w:r>
      <w:r w:rsidR="00464302">
        <w:rPr>
          <w:rFonts w:cs="Arial"/>
        </w:rPr>
        <w:t>telas</w:t>
      </w:r>
    </w:p>
    <w:p w:rsidR="443B533D" w:rsidP="78C62671" w:rsidRDefault="443B533D" w14:paraId="78B09FF8" w14:textId="37EEDCA0">
      <w:pPr>
        <w:pStyle w:val="ListParagraph"/>
        <w:spacing w:line="360" w:lineRule="auto"/>
        <w:ind w:left="284"/>
        <w:rPr>
          <w:rFonts w:cs="Arial"/>
        </w:rPr>
      </w:pPr>
    </w:p>
    <w:p w:rsidR="00A45BA3" w:rsidP="002B17DE" w:rsidRDefault="00A45BA3" w14:paraId="72083E84" w14:textId="77777777">
      <w:pPr>
        <w:pStyle w:val="Heading1"/>
      </w:pPr>
      <w:bookmarkStart w:name="_Toc1686803500" w:id="36"/>
      <w:r w:rsidRPr="002B17DE">
        <w:t>MATERIAIS</w:t>
      </w:r>
      <w:r w:rsidRPr="00616A21">
        <w:t xml:space="preserve"> E MÉTODOS</w:t>
      </w:r>
      <w:bookmarkEnd w:id="36"/>
    </w:p>
    <w:p w:rsidR="000C41C3" w:rsidP="005E79BE" w:rsidRDefault="00A063A8" w14:paraId="288A0871" w14:textId="77777777">
      <w:pPr>
        <w:pStyle w:val="TextoABNT"/>
      </w:pPr>
      <w:r>
        <w:t>A estrutura</w:t>
      </w:r>
      <w:r w:rsidRPr="005A13FE" w:rsidR="005A13FE">
        <w:t xml:space="preserve"> deste projeto está organizada em </w:t>
      </w:r>
      <w:r w:rsidR="004A172A">
        <w:t>quatro</w:t>
      </w:r>
      <w:r w:rsidRPr="005A13FE" w:rsidR="005A13FE">
        <w:t xml:space="preserve"> componentes principais: </w:t>
      </w:r>
      <w:r w:rsidRPr="005B735A" w:rsidR="005B735A">
        <w:rPr>
          <w:i/>
          <w:iCs/>
        </w:rPr>
        <w:t>h</w:t>
      </w:r>
      <w:r w:rsidRPr="005B735A" w:rsidR="005A13FE">
        <w:rPr>
          <w:i/>
          <w:iCs/>
        </w:rPr>
        <w:t>ardware</w:t>
      </w:r>
      <w:r w:rsidRPr="005A13FE" w:rsidR="005A13FE">
        <w:t xml:space="preserve">, </w:t>
      </w:r>
      <w:r w:rsidRPr="005B735A" w:rsidR="00FB4E07">
        <w:rPr>
          <w:i/>
          <w:iCs/>
        </w:rPr>
        <w:t>software</w:t>
      </w:r>
      <w:r w:rsidR="00FB4E07">
        <w:t xml:space="preserve">, </w:t>
      </w:r>
      <w:r w:rsidRPr="005A13FE" w:rsidR="00FB4E07">
        <w:t>encapsulamento</w:t>
      </w:r>
      <w:r w:rsidR="005D6B18">
        <w:t xml:space="preserve"> e </w:t>
      </w:r>
      <w:r w:rsidR="00BF7A84">
        <w:t>organização.</w:t>
      </w:r>
      <w:r w:rsidRPr="005A13FE" w:rsidR="005A13FE">
        <w:t xml:space="preserve"> Cada um desses elementos desempenha um papel fundamental no funcionamento do sistema.</w:t>
      </w:r>
      <w:r w:rsidRPr="000C41C3" w:rsidR="000C41C3">
        <w:t xml:space="preserve"> </w:t>
      </w:r>
    </w:p>
    <w:p w:rsidR="000C41C3" w:rsidP="005E79BE" w:rsidRDefault="000C41C3" w14:paraId="17C47912" w14:textId="77777777">
      <w:pPr>
        <w:pStyle w:val="TextoABNT"/>
      </w:pPr>
    </w:p>
    <w:p w:rsidRPr="001508E7" w:rsidR="000C41C3" w:rsidP="001508E7" w:rsidRDefault="000C41C3" w14:paraId="52728DD3" w14:textId="490BBABA">
      <w:pPr>
        <w:pStyle w:val="FonteLegenda"/>
        <w:rPr>
          <w:b w:val="0"/>
          <w:bCs w:val="0"/>
          <w:sz w:val="24"/>
          <w:szCs w:val="24"/>
        </w:rPr>
      </w:pPr>
      <w:bookmarkStart w:name="_Toc207278017" w:id="37"/>
      <w:bookmarkStart w:name="_Toc215266367" w:id="38"/>
      <w:r w:rsidRPr="001508E7">
        <w:rPr>
          <w:b w:val="0"/>
          <w:bCs w:val="0"/>
          <w:sz w:val="24"/>
          <w:szCs w:val="24"/>
        </w:rPr>
        <w:t xml:space="preserve">Figura </w:t>
      </w:r>
      <w:r w:rsidRPr="001508E7">
        <w:rPr>
          <w:b w:val="0"/>
          <w:bCs w:val="0"/>
          <w:sz w:val="24"/>
          <w:szCs w:val="24"/>
        </w:rPr>
        <w:fldChar w:fldCharType="begin"/>
      </w:r>
      <w:r w:rsidRPr="001508E7">
        <w:rPr>
          <w:b w:val="0"/>
          <w:bCs w:val="0"/>
          <w:sz w:val="24"/>
          <w:szCs w:val="24"/>
        </w:rPr>
        <w:instrText xml:space="preserve"> SEQ Figura \* ARABIC </w:instrText>
      </w:r>
      <w:r w:rsidRPr="001508E7">
        <w:rPr>
          <w:b w:val="0"/>
          <w:bCs w:val="0"/>
          <w:sz w:val="24"/>
          <w:szCs w:val="24"/>
        </w:rPr>
        <w:fldChar w:fldCharType="separate"/>
      </w:r>
      <w:r w:rsidR="004431BB">
        <w:rPr>
          <w:b w:val="0"/>
          <w:bCs w:val="0"/>
          <w:noProof/>
          <w:sz w:val="24"/>
          <w:szCs w:val="24"/>
        </w:rPr>
        <w:t>3</w:t>
      </w:r>
      <w:r w:rsidRPr="001508E7">
        <w:rPr>
          <w:b w:val="0"/>
          <w:bCs w:val="0"/>
          <w:sz w:val="24"/>
          <w:szCs w:val="24"/>
        </w:rPr>
        <w:fldChar w:fldCharType="end"/>
      </w:r>
      <w:r w:rsidRPr="001508E7">
        <w:rPr>
          <w:b w:val="0"/>
          <w:bCs w:val="0"/>
          <w:sz w:val="24"/>
          <w:szCs w:val="24"/>
        </w:rPr>
        <w:t xml:space="preserve"> - Diagrama de Blocos</w:t>
      </w:r>
      <w:bookmarkEnd w:id="37"/>
      <w:bookmarkEnd w:id="38"/>
    </w:p>
    <w:p w:rsidR="005E79BE" w:rsidP="00767DA2" w:rsidRDefault="000C41C3" w14:paraId="4132A60C" w14:textId="0D91AC42">
      <w:pPr>
        <w:pStyle w:val="TextoABNT"/>
        <w:ind w:firstLine="0"/>
        <w:jc w:val="center"/>
      </w:pPr>
      <w:r w:rsidRPr="007D6070">
        <w:rPr>
          <w:noProof/>
          <w:lang w:eastAsia="pt-BR"/>
        </w:rPr>
        <w:drawing>
          <wp:inline distT="0" distB="0" distL="0" distR="0" wp14:anchorId="5A95EE10" wp14:editId="2474D3BB">
            <wp:extent cx="5760085" cy="2727169"/>
            <wp:effectExtent l="0" t="0" r="0" b="0"/>
            <wp:docPr id="893986370" name="Imagem 1" descr="Tela de celular com publicação numa rede socia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86370" name="Imagem 1" descr="Tela de celular com publicação numa rede social&#10;&#10;O conteúdo gerado por IA pode estar incorre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85" cy="2727169"/>
                    </a:xfrm>
                    <a:prstGeom prst="rect">
                      <a:avLst/>
                    </a:prstGeom>
                  </pic:spPr>
                </pic:pic>
              </a:graphicData>
            </a:graphic>
          </wp:inline>
        </w:drawing>
      </w:r>
    </w:p>
    <w:p w:rsidRPr="005E79BE" w:rsidR="00F93106" w:rsidP="00767DA2" w:rsidRDefault="000C41C3" w14:paraId="1254D961" w14:textId="2F5D11C6">
      <w:pPr>
        <w:pStyle w:val="FonteLegenda"/>
      </w:pPr>
      <w:r w:rsidRPr="000C41C3">
        <w:t xml:space="preserve">Fonte: </w:t>
      </w:r>
      <w:r w:rsidR="008A6B72">
        <w:t>autores</w:t>
      </w:r>
      <w:r w:rsidRPr="000C41C3">
        <w:t>.</w:t>
      </w:r>
    </w:p>
    <w:p w:rsidRPr="002B17DE" w:rsidR="00A45BA3" w:rsidP="002B17DE" w:rsidRDefault="0071433F" w14:paraId="41534397" w14:textId="3CA21567">
      <w:pPr>
        <w:pStyle w:val="Heading2"/>
      </w:pPr>
      <w:bookmarkStart w:name="_Toc1474420514" w:id="39"/>
      <w:r w:rsidRPr="002B17DE">
        <w:t>HARDWARE</w:t>
      </w:r>
      <w:bookmarkEnd w:id="39"/>
    </w:p>
    <w:p w:rsidR="005D075F" w:rsidP="005E79BE" w:rsidRDefault="00A5548F" w14:paraId="0B3F576A" w14:textId="24076DD1">
      <w:pPr>
        <w:pStyle w:val="TextoABNT"/>
      </w:pPr>
      <w:r w:rsidRPr="00A5548F">
        <w:t xml:space="preserve">O hardware do projeto é composto pelos principais componentes eletrônicos e estruturais, responsáveis pelo desenvolvimento e funcionamento adequado do sistema. </w:t>
      </w:r>
      <w:r w:rsidR="00A47A9B">
        <w:t>Sendo estes, o uso de um</w:t>
      </w:r>
      <w:r w:rsidR="00D41FC0">
        <w:t xml:space="preserve"> Arduino</w:t>
      </w:r>
      <w:r w:rsidR="001328AC">
        <w:t xml:space="preserve"> Pro Micro</w:t>
      </w:r>
      <w:r w:rsidRPr="00374F90" w:rsidR="00374F90">
        <w:t>, equipado com o microcontrolador ATmega32u4</w:t>
      </w:r>
      <w:r w:rsidR="00A47A9B">
        <w:t xml:space="preserve">, </w:t>
      </w:r>
      <w:r w:rsidR="00AA2815">
        <w:rPr>
          <w:i/>
          <w:iCs/>
        </w:rPr>
        <w:t>s</w:t>
      </w:r>
      <w:r w:rsidRPr="00370C4A" w:rsidR="00A47A9B">
        <w:rPr>
          <w:i/>
          <w:iCs/>
        </w:rPr>
        <w:t>witches</w:t>
      </w:r>
      <w:r w:rsidR="00A47A9B">
        <w:t xml:space="preserve"> mecânicos e uma placa PCI.</w:t>
      </w:r>
    </w:p>
    <w:p w:rsidRPr="00454CF2" w:rsidR="00454CF2" w:rsidP="00454CF2" w:rsidRDefault="00454CF2" w14:paraId="1117F62B" w14:textId="77777777">
      <w:pPr>
        <w:pStyle w:val="ListParagraph"/>
        <w:keepNext/>
        <w:keepLines/>
        <w:numPr>
          <w:ilvl w:val="0"/>
          <w:numId w:val="13"/>
        </w:numPr>
        <w:spacing w:after="0" w:line="360" w:lineRule="auto"/>
        <w:contextualSpacing w:val="0"/>
        <w:outlineLvl w:val="2"/>
        <w:rPr>
          <w:rFonts w:eastAsiaTheme="majorEastAsia" w:cstheme="majorBidi"/>
          <w:b/>
          <w:bCs/>
          <w:vanish/>
          <w:color w:val="000000" w:themeColor="text1"/>
          <w:szCs w:val="24"/>
        </w:rPr>
      </w:pPr>
      <w:bookmarkStart w:name="_Toc206673593" w:id="40"/>
      <w:bookmarkStart w:name="_Toc206788200" w:id="41"/>
      <w:bookmarkStart w:name="_Toc207214573" w:id="42"/>
      <w:bookmarkStart w:name="_Toc207214614" w:id="43"/>
      <w:bookmarkStart w:name="_Toc207216649" w:id="44"/>
      <w:bookmarkStart w:name="_Toc207219720" w:id="45"/>
      <w:bookmarkStart w:name="_Toc207219790" w:id="46"/>
      <w:bookmarkStart w:name="_Toc207224315" w:id="47"/>
      <w:bookmarkEnd w:id="40"/>
      <w:bookmarkEnd w:id="41"/>
      <w:bookmarkEnd w:id="42"/>
      <w:bookmarkEnd w:id="43"/>
      <w:bookmarkEnd w:id="44"/>
      <w:bookmarkEnd w:id="45"/>
      <w:bookmarkEnd w:id="46"/>
      <w:bookmarkEnd w:id="47"/>
    </w:p>
    <w:p w:rsidRPr="00454CF2" w:rsidR="00454CF2" w:rsidP="00454CF2" w:rsidRDefault="00454CF2" w14:paraId="729FFD55" w14:textId="77777777">
      <w:pPr>
        <w:pStyle w:val="ListParagraph"/>
        <w:keepNext/>
        <w:keepLines/>
        <w:numPr>
          <w:ilvl w:val="0"/>
          <w:numId w:val="13"/>
        </w:numPr>
        <w:spacing w:after="0" w:line="360" w:lineRule="auto"/>
        <w:contextualSpacing w:val="0"/>
        <w:outlineLvl w:val="2"/>
        <w:rPr>
          <w:rFonts w:eastAsiaTheme="majorEastAsia" w:cstheme="majorBidi"/>
          <w:b/>
          <w:bCs/>
          <w:vanish/>
          <w:color w:val="000000" w:themeColor="text1"/>
          <w:szCs w:val="24"/>
        </w:rPr>
      </w:pPr>
      <w:bookmarkStart w:name="_Toc206673594" w:id="48"/>
      <w:bookmarkStart w:name="_Toc206788201" w:id="49"/>
      <w:bookmarkStart w:name="_Toc207214574" w:id="50"/>
      <w:bookmarkStart w:name="_Toc207214615" w:id="51"/>
      <w:bookmarkStart w:name="_Toc207216650" w:id="52"/>
      <w:bookmarkStart w:name="_Toc207219721" w:id="53"/>
      <w:bookmarkStart w:name="_Toc207219791" w:id="54"/>
      <w:bookmarkStart w:name="_Toc207224316" w:id="55"/>
      <w:bookmarkEnd w:id="48"/>
      <w:bookmarkEnd w:id="49"/>
      <w:bookmarkEnd w:id="50"/>
      <w:bookmarkEnd w:id="51"/>
      <w:bookmarkEnd w:id="52"/>
      <w:bookmarkEnd w:id="53"/>
      <w:bookmarkEnd w:id="54"/>
      <w:bookmarkEnd w:id="55"/>
    </w:p>
    <w:p w:rsidRPr="00454CF2" w:rsidR="00454CF2" w:rsidP="00454CF2" w:rsidRDefault="00454CF2" w14:paraId="247415AC" w14:textId="77777777">
      <w:pPr>
        <w:pStyle w:val="ListParagraph"/>
        <w:keepNext/>
        <w:keepLines/>
        <w:numPr>
          <w:ilvl w:val="1"/>
          <w:numId w:val="13"/>
        </w:numPr>
        <w:spacing w:after="0" w:line="360" w:lineRule="auto"/>
        <w:contextualSpacing w:val="0"/>
        <w:outlineLvl w:val="2"/>
        <w:rPr>
          <w:rFonts w:eastAsiaTheme="majorEastAsia" w:cstheme="majorBidi"/>
          <w:b/>
          <w:bCs/>
          <w:vanish/>
          <w:color w:val="000000" w:themeColor="text1"/>
          <w:szCs w:val="24"/>
        </w:rPr>
      </w:pPr>
      <w:bookmarkStart w:name="_Toc206673595" w:id="56"/>
      <w:bookmarkStart w:name="_Toc206788202" w:id="57"/>
      <w:bookmarkStart w:name="_Toc207214575" w:id="58"/>
      <w:bookmarkStart w:name="_Toc207214616" w:id="59"/>
      <w:bookmarkStart w:name="_Toc207216651" w:id="60"/>
      <w:bookmarkStart w:name="_Toc207219722" w:id="61"/>
      <w:bookmarkStart w:name="_Toc207219792" w:id="62"/>
      <w:bookmarkStart w:name="_Toc207224317" w:id="63"/>
      <w:bookmarkEnd w:id="56"/>
      <w:bookmarkEnd w:id="57"/>
      <w:bookmarkEnd w:id="58"/>
      <w:bookmarkEnd w:id="59"/>
      <w:bookmarkEnd w:id="60"/>
      <w:bookmarkEnd w:id="61"/>
      <w:bookmarkEnd w:id="62"/>
      <w:bookmarkEnd w:id="63"/>
    </w:p>
    <w:p w:rsidR="00CC228F" w:rsidP="00F87C7C" w:rsidRDefault="00C5746F" w14:paraId="61034396" w14:textId="0FEEAA5E">
      <w:pPr>
        <w:pStyle w:val="Heading3"/>
      </w:pPr>
      <w:bookmarkStart w:name="_Toc1318448395" w:id="64"/>
      <w:r>
        <w:t>Arduino Pro Micro</w:t>
      </w:r>
      <w:bookmarkEnd w:id="64"/>
    </w:p>
    <w:p w:rsidR="00B64A78" w:rsidP="004F09D9" w:rsidRDefault="00B64A78" w14:paraId="2F47A28D" w14:textId="02B4A696">
      <w:pPr>
        <w:pStyle w:val="TextoABNT"/>
        <w:rPr>
          <w:rFonts w:eastAsia="Open Sans" w:cs="Arial"/>
          <w:szCs w:val="24"/>
        </w:rPr>
      </w:pPr>
      <w:r w:rsidRPr="00B64A78">
        <w:rPr>
          <w:rFonts w:eastAsia="Open Sans" w:cs="Arial"/>
          <w:szCs w:val="24"/>
        </w:rPr>
        <w:t xml:space="preserve">Arduino é uma plataforma eletrônica de código aberto em hardware como em </w:t>
      </w:r>
      <w:r w:rsidRPr="00643DC5">
        <w:rPr>
          <w:rFonts w:eastAsia="Open Sans" w:cs="Arial"/>
          <w:i/>
          <w:iCs/>
          <w:szCs w:val="24"/>
        </w:rPr>
        <w:t>software</w:t>
      </w:r>
      <w:r w:rsidRPr="00B64A78">
        <w:rPr>
          <w:rFonts w:eastAsia="Open Sans" w:cs="Arial"/>
          <w:szCs w:val="24"/>
        </w:rPr>
        <w:t>. Ele recebe dados de entrada, como a leitura de um sensor ou um botão pressionado e o converte em saída, como acender um LED</w:t>
      </w:r>
      <w:r w:rsidR="00A65D1D">
        <w:rPr>
          <w:rFonts w:eastAsia="Open Sans" w:cs="Arial"/>
          <w:szCs w:val="24"/>
        </w:rPr>
        <w:t xml:space="preserve">, ligar um motor ou </w:t>
      </w:r>
      <w:r w:rsidR="006B7452">
        <w:rPr>
          <w:rFonts w:eastAsia="Open Sans" w:cs="Arial"/>
          <w:szCs w:val="24"/>
        </w:rPr>
        <w:t xml:space="preserve">se comunicar com outros </w:t>
      </w:r>
      <w:r w:rsidR="00104039">
        <w:rPr>
          <w:rFonts w:eastAsia="Open Sans" w:cs="Arial"/>
          <w:szCs w:val="24"/>
        </w:rPr>
        <w:t>microcontroladores</w:t>
      </w:r>
      <w:r w:rsidRPr="00B64A78">
        <w:rPr>
          <w:rFonts w:eastAsia="Open Sans" w:cs="Arial"/>
          <w:szCs w:val="24"/>
        </w:rPr>
        <w:t xml:space="preserve">. O processo é </w:t>
      </w:r>
      <w:r w:rsidR="00104039">
        <w:rPr>
          <w:rFonts w:eastAsia="Open Sans" w:cs="Arial"/>
          <w:szCs w:val="24"/>
        </w:rPr>
        <w:t xml:space="preserve">realizado </w:t>
      </w:r>
      <w:r w:rsidRPr="00B64A78">
        <w:rPr>
          <w:rFonts w:eastAsia="Open Sans" w:cs="Arial"/>
          <w:szCs w:val="24"/>
        </w:rPr>
        <w:t>pelo microcontrolador ATMega32</w:t>
      </w:r>
      <w:r w:rsidR="00AB62BF">
        <w:rPr>
          <w:rFonts w:eastAsia="Open Sans" w:cs="Arial"/>
          <w:szCs w:val="24"/>
        </w:rPr>
        <w:t>u4</w:t>
      </w:r>
      <w:r w:rsidRPr="00B64A78">
        <w:rPr>
          <w:rFonts w:eastAsia="Open Sans" w:cs="Arial"/>
          <w:szCs w:val="24"/>
        </w:rPr>
        <w:t xml:space="preserve"> e a programação é desenvolvida pelo usuário em um </w:t>
      </w:r>
      <w:r w:rsidRPr="00643DC5">
        <w:rPr>
          <w:rFonts w:eastAsia="Open Sans" w:cs="Arial"/>
          <w:i/>
          <w:iCs/>
          <w:szCs w:val="24"/>
        </w:rPr>
        <w:t>software</w:t>
      </w:r>
      <w:r w:rsidRPr="00B64A78">
        <w:rPr>
          <w:rFonts w:eastAsia="Open Sans" w:cs="Arial"/>
          <w:szCs w:val="24"/>
        </w:rPr>
        <w:t xml:space="preserve"> chamado </w:t>
      </w:r>
      <w:r w:rsidRPr="00643DC5">
        <w:rPr>
          <w:rFonts w:eastAsia="Open Sans" w:cs="Arial"/>
          <w:szCs w:val="24"/>
        </w:rPr>
        <w:t>IDE</w:t>
      </w:r>
      <w:r w:rsidRPr="00B64A78">
        <w:rPr>
          <w:rFonts w:eastAsia="Open Sans" w:cs="Arial"/>
          <w:szCs w:val="24"/>
        </w:rPr>
        <w:t xml:space="preserve"> dedicado a isto</w:t>
      </w:r>
      <w:sdt>
        <w:sdtPr>
          <w:rPr>
            <w:rFonts w:eastAsia="Open Sans" w:cs="Arial"/>
            <w:szCs w:val="24"/>
          </w:rPr>
          <w:id w:val="1079790192"/>
          <w:citation/>
        </w:sdtPr>
        <w:sdtContent>
          <w:r w:rsidR="0051324A">
            <w:rPr>
              <w:rFonts w:eastAsia="Open Sans" w:cs="Arial"/>
              <w:szCs w:val="24"/>
            </w:rPr>
            <w:fldChar w:fldCharType="begin"/>
          </w:r>
          <w:r w:rsidR="00DC0257">
            <w:rPr>
              <w:rFonts w:eastAsia="Open Sans" w:cs="Arial"/>
              <w:szCs w:val="24"/>
            </w:rPr>
            <w:instrText xml:space="preserve">CITATION Ard25 \l 1046 </w:instrText>
          </w:r>
          <w:r w:rsidR="0051324A">
            <w:rPr>
              <w:rFonts w:eastAsia="Open Sans" w:cs="Arial"/>
              <w:szCs w:val="24"/>
            </w:rPr>
            <w:fldChar w:fldCharType="separate"/>
          </w:r>
          <w:r w:rsidR="00DD17F6">
            <w:rPr>
              <w:rFonts w:eastAsia="Open Sans" w:cs="Arial"/>
              <w:noProof/>
              <w:szCs w:val="24"/>
            </w:rPr>
            <w:t xml:space="preserve"> (Arduino CC, 2018)</w:t>
          </w:r>
          <w:r w:rsidR="0051324A">
            <w:rPr>
              <w:rFonts w:eastAsia="Open Sans" w:cs="Arial"/>
              <w:szCs w:val="24"/>
            </w:rPr>
            <w:fldChar w:fldCharType="end"/>
          </w:r>
        </w:sdtContent>
      </w:sdt>
      <w:r w:rsidR="0051324A">
        <w:rPr>
          <w:rFonts w:eastAsia="Open Sans" w:cs="Arial"/>
          <w:szCs w:val="24"/>
        </w:rPr>
        <w:t>.</w:t>
      </w:r>
      <w:r w:rsidRPr="00B64A78">
        <w:rPr>
          <w:rFonts w:eastAsia="Open Sans" w:cs="Arial"/>
          <w:szCs w:val="24"/>
        </w:rPr>
        <w:t xml:space="preserve"> </w:t>
      </w:r>
    </w:p>
    <w:p w:rsidR="008D7DD0" w:rsidP="00AA2E8C" w:rsidRDefault="00AB62BF" w14:paraId="16AC3DA1" w14:textId="7CBDF8C6">
      <w:pPr>
        <w:pStyle w:val="TextoABNT"/>
        <w:rPr>
          <w:rFonts w:eastAsia="Open Sans" w:cs="Arial"/>
        </w:rPr>
      </w:pPr>
      <w:r w:rsidRPr="71EABB07">
        <w:rPr>
          <w:rFonts w:eastAsia="Open Sans" w:cs="Arial"/>
        </w:rPr>
        <w:t xml:space="preserve">O Arduino Pro Micro </w:t>
      </w:r>
      <w:r w:rsidRPr="71EABB07" w:rsidR="00C738C0">
        <w:rPr>
          <w:rFonts w:eastAsia="Open Sans" w:cs="Arial"/>
        </w:rPr>
        <w:t>é uma placa de desenvolvimento compacta baseada no microcontrolador ATmega32u4, projetada para aplicações que exigem economia de espaço sem renunciar à capacidade de processamento e flexibilidade. Com dimensões reduzidas (cerca de 18 x 48 mm), a placa oferece até 20 pinos de entrada/saída digitais, sendo 7 capazes de gerar sinais PWM, além de 12 entradas analógicas, possibilitando a leitura precisa de sensores e sinais externos</w:t>
      </w:r>
      <w:sdt>
        <w:sdtPr>
          <w:rPr>
            <w:rFonts w:eastAsia="Open Sans" w:cs="Arial"/>
          </w:rPr>
          <w:id w:val="1443960505"/>
          <w:citation/>
        </w:sdtPr>
        <w:sdtContent>
          <w:r w:rsidRPr="71EABB07" w:rsidR="00821705">
            <w:rPr>
              <w:rFonts w:eastAsia="Open Sans" w:cs="Arial"/>
            </w:rPr>
            <w:fldChar w:fldCharType="begin"/>
          </w:r>
          <w:r w:rsidR="00DC0257">
            <w:rPr>
              <w:rFonts w:eastAsia="Open Sans" w:cs="Arial"/>
            </w:rPr>
            <w:instrText xml:space="preserve">CITATION Atm16 \l 1046 </w:instrText>
          </w:r>
          <w:r w:rsidRPr="71EABB07" w:rsidR="00821705">
            <w:rPr>
              <w:rFonts w:eastAsia="Open Sans" w:cs="Arial"/>
            </w:rPr>
            <w:fldChar w:fldCharType="separate"/>
          </w:r>
          <w:r w:rsidR="00DD17F6">
            <w:rPr>
              <w:rFonts w:eastAsia="Open Sans" w:cs="Arial"/>
              <w:noProof/>
            </w:rPr>
            <w:t xml:space="preserve"> (MICROCHIP, 2016)</w:t>
          </w:r>
          <w:r w:rsidRPr="71EABB07" w:rsidR="00821705">
            <w:rPr>
              <w:rFonts w:eastAsia="Open Sans" w:cs="Arial"/>
            </w:rPr>
            <w:fldChar w:fldCharType="end"/>
          </w:r>
        </w:sdtContent>
      </w:sdt>
      <w:r w:rsidRPr="71EABB07" w:rsidR="00C738C0">
        <w:rPr>
          <w:rFonts w:eastAsia="Open Sans" w:cs="Arial"/>
        </w:rPr>
        <w:t>.</w:t>
      </w:r>
    </w:p>
    <w:p w:rsidRPr="001508E7" w:rsidR="008D7DD0" w:rsidP="001508E7" w:rsidRDefault="00F3458F" w14:paraId="08B3ACC7" w14:textId="25418D75">
      <w:pPr>
        <w:pStyle w:val="FonteLegenda"/>
        <w:rPr>
          <w:b w:val="0"/>
          <w:bCs w:val="0"/>
          <w:sz w:val="24"/>
          <w:szCs w:val="24"/>
        </w:rPr>
      </w:pPr>
      <w:bookmarkStart w:name="_Toc207278018" w:id="65"/>
      <w:bookmarkStart w:name="_Toc215266368" w:id="66"/>
      <w:r w:rsidRPr="001508E7">
        <w:rPr>
          <w:b w:val="0"/>
          <w:bCs w:val="0"/>
          <w:sz w:val="24"/>
          <w:szCs w:val="24"/>
        </w:rPr>
        <w:t xml:space="preserve">Figura </w:t>
      </w:r>
      <w:r w:rsidRPr="001508E7">
        <w:rPr>
          <w:b w:val="0"/>
          <w:bCs w:val="0"/>
          <w:sz w:val="24"/>
          <w:szCs w:val="24"/>
        </w:rPr>
        <w:fldChar w:fldCharType="begin"/>
      </w:r>
      <w:r>
        <w:rPr>
          <w:b w:val="0"/>
          <w:sz w:val="24"/>
          <w:szCs w:val="24"/>
        </w:rPr>
        <w:instrText xml:space="preserve"> SEQ Figura \* ARABIC </w:instrText>
      </w:r>
      <w:r w:rsidRPr="001508E7">
        <w:rPr>
          <w:b w:val="0"/>
          <w:bCs w:val="0"/>
          <w:sz w:val="24"/>
          <w:szCs w:val="24"/>
        </w:rPr>
        <w:fldChar w:fldCharType="separate"/>
      </w:r>
      <w:r w:rsidR="004431BB">
        <w:rPr>
          <w:b w:val="0"/>
          <w:sz w:val="24"/>
          <w:szCs w:val="24"/>
        </w:rPr>
        <w:t>4</w:t>
      </w:r>
      <w:r w:rsidRPr="001508E7">
        <w:rPr>
          <w:b w:val="0"/>
          <w:bCs w:val="0"/>
          <w:sz w:val="24"/>
          <w:szCs w:val="24"/>
        </w:rPr>
        <w:fldChar w:fldCharType="end"/>
      </w:r>
      <w:r w:rsidRPr="001508E7">
        <w:rPr>
          <w:b w:val="0"/>
          <w:bCs w:val="0"/>
          <w:sz w:val="24"/>
          <w:szCs w:val="24"/>
        </w:rPr>
        <w:t xml:space="preserve"> </w:t>
      </w:r>
      <w:r w:rsidRPr="001508E7" w:rsidR="00C35F10">
        <w:rPr>
          <w:b w:val="0"/>
          <w:bCs w:val="0"/>
          <w:sz w:val="24"/>
          <w:szCs w:val="24"/>
        </w:rPr>
        <w:t>–</w:t>
      </w:r>
      <w:r w:rsidRPr="001508E7">
        <w:rPr>
          <w:b w:val="0"/>
          <w:bCs w:val="0"/>
          <w:sz w:val="24"/>
          <w:szCs w:val="24"/>
        </w:rPr>
        <w:t xml:space="preserve"> </w:t>
      </w:r>
      <w:r w:rsidRPr="001508E7" w:rsidR="00C35F10">
        <w:rPr>
          <w:b w:val="0"/>
          <w:bCs w:val="0"/>
          <w:sz w:val="24"/>
          <w:szCs w:val="24"/>
        </w:rPr>
        <w:t>Pinout Atmega32u4</w:t>
      </w:r>
      <w:bookmarkEnd w:id="65"/>
      <w:bookmarkEnd w:id="66"/>
    </w:p>
    <w:p w:rsidR="00FB39CD" w:rsidP="008D7DD0" w:rsidRDefault="008D7DD0" w14:paraId="5A798D5C" w14:textId="47C62729">
      <w:pPr>
        <w:pStyle w:val="TextoABNT"/>
        <w:jc w:val="center"/>
        <w:rPr>
          <w:rFonts w:eastAsia="Open Sans" w:cs="Arial"/>
          <w:szCs w:val="24"/>
        </w:rPr>
      </w:pPr>
      <w:r>
        <w:rPr>
          <w:noProof/>
          <w:lang w:eastAsia="pt-BR"/>
        </w:rPr>
        <w:drawing>
          <wp:inline distT="0" distB="0" distL="0" distR="0" wp14:anchorId="5A0308CF" wp14:editId="76108180">
            <wp:extent cx="4182110" cy="1927860"/>
            <wp:effectExtent l="0" t="0" r="8890" b="0"/>
            <wp:docPr id="504547202" name="Imagem 1" descr="Conheça o Arduino Pro Micro - MakerH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heça o Arduino Pro Micro - MakerHero"/>
                    <pic:cNvPicPr>
                      <a:picLocks noChangeAspect="1" noChangeArrowheads="1"/>
                    </pic:cNvPicPr>
                  </pic:nvPicPr>
                  <pic:blipFill rotWithShape="1">
                    <a:blip r:embed="rId15">
                      <a:extLst>
                        <a:ext uri="{28A0092B-C50C-407E-A947-70E740481C1C}">
                          <a14:useLocalDpi xmlns:a14="http://schemas.microsoft.com/office/drawing/2010/main" val="0"/>
                        </a:ext>
                      </a:extLst>
                    </a:blip>
                    <a:srcRect t="9722" b="8287"/>
                    <a:stretch>
                      <a:fillRect/>
                    </a:stretch>
                  </pic:blipFill>
                  <pic:spPr bwMode="auto">
                    <a:xfrm>
                      <a:off x="0" y="0"/>
                      <a:ext cx="4182110" cy="1927860"/>
                    </a:xfrm>
                    <a:prstGeom prst="rect">
                      <a:avLst/>
                    </a:prstGeom>
                    <a:noFill/>
                    <a:ln>
                      <a:noFill/>
                    </a:ln>
                    <a:extLst>
                      <a:ext uri="{53640926-AAD7-44D8-BBD7-CCE9431645EC}">
                        <a14:shadowObscured xmlns:a14="http://schemas.microsoft.com/office/drawing/2010/main"/>
                      </a:ext>
                    </a:extLst>
                  </pic:spPr>
                </pic:pic>
              </a:graphicData>
            </a:graphic>
          </wp:inline>
        </w:drawing>
      </w:r>
    </w:p>
    <w:p w:rsidRPr="001B68BA" w:rsidR="00986928" w:rsidP="001B68BA" w:rsidRDefault="00600056" w14:paraId="4599CBA4" w14:textId="0301DEEF">
      <w:pPr>
        <w:pStyle w:val="FonteLegenda"/>
      </w:pPr>
      <w:r w:rsidRPr="00B6527B">
        <w:t>Fonte</w:t>
      </w:r>
      <w:r w:rsidRPr="00B6527B" w:rsidR="00C91139">
        <w:t xml:space="preserve">: </w:t>
      </w:r>
      <w:sdt>
        <w:sdtPr>
          <w:id w:val="-56084480"/>
          <w:citation/>
        </w:sdtPr>
        <w:sdtContent>
          <w:r w:rsidRPr="00B6527B" w:rsidR="00E44F88">
            <w:fldChar w:fldCharType="begin"/>
          </w:r>
          <w:r w:rsidR="00DC0257">
            <w:instrText xml:space="preserve">CITATION Nun22 \l 1046 </w:instrText>
          </w:r>
          <w:r w:rsidRPr="00B6527B" w:rsidR="00E44F88">
            <w:fldChar w:fldCharType="separate"/>
          </w:r>
          <w:r w:rsidR="00DD17F6">
            <w:rPr>
              <w:noProof/>
            </w:rPr>
            <w:t>(NUNES, 2022)</w:t>
          </w:r>
          <w:r w:rsidRPr="00B6527B" w:rsidR="00E44F88">
            <w:fldChar w:fldCharType="end"/>
          </w:r>
        </w:sdtContent>
      </w:sdt>
      <w:r w:rsidRPr="00B6527B" w:rsidR="006F6CE4">
        <w:t>.</w:t>
      </w:r>
    </w:p>
    <w:p w:rsidRPr="00547C77" w:rsidR="00C738C0" w:rsidP="005E79BE" w:rsidRDefault="00C738C0" w14:paraId="56C02954" w14:textId="0F7F5146">
      <w:pPr>
        <w:pStyle w:val="TextoABNT"/>
        <w:rPr>
          <w:rFonts w:eastAsia="Open Sans" w:cs="Arial"/>
          <w:szCs w:val="24"/>
        </w:rPr>
      </w:pPr>
      <w:r w:rsidRPr="00547C77">
        <w:rPr>
          <w:rFonts w:eastAsia="Open Sans" w:cs="Arial"/>
          <w:szCs w:val="24"/>
        </w:rPr>
        <w:t>Entre seus recursos, destacam-se as interfaces de comunicação UART, SPI e I2C, que permitem a integração com módulos externos, como displays, módulos de comunicação sem fio e outros microcontroladores.</w:t>
      </w:r>
    </w:p>
    <w:p w:rsidRPr="00547C77" w:rsidR="00C738C0" w:rsidP="005E79BE" w:rsidRDefault="00C738C0" w14:paraId="5FBBC1AA" w14:textId="6D528000">
      <w:pPr>
        <w:pStyle w:val="TextoABNT"/>
        <w:rPr>
          <w:rFonts w:eastAsia="Open Sans" w:cs="Arial"/>
          <w:szCs w:val="24"/>
        </w:rPr>
      </w:pPr>
      <w:r w:rsidRPr="00547C77">
        <w:rPr>
          <w:rFonts w:eastAsia="Open Sans" w:cs="Arial"/>
          <w:szCs w:val="24"/>
        </w:rPr>
        <w:t xml:space="preserve">Um diferencial essencial do ATmega32u4 é a presença da interface USB nativa integrada, eliminando a necessidade de conversores externos. Esse recurso possibilita que o Pro Micro seja reconhecido diretamente pelo computador como diferentes tipos de dispositivos </w:t>
      </w:r>
      <w:r w:rsidRPr="00517673">
        <w:rPr>
          <w:rFonts w:eastAsia="Open Sans" w:cs="Arial"/>
          <w:szCs w:val="24"/>
        </w:rPr>
        <w:t>HID</w:t>
      </w:r>
      <w:r w:rsidR="004A0583">
        <w:rPr>
          <w:rFonts w:eastAsia="Open Sans" w:cs="Arial"/>
          <w:szCs w:val="24"/>
        </w:rPr>
        <w:t xml:space="preserve"> c</w:t>
      </w:r>
      <w:r w:rsidRPr="00547C77">
        <w:rPr>
          <w:rFonts w:eastAsia="Open Sans" w:cs="Arial"/>
          <w:szCs w:val="24"/>
        </w:rPr>
        <w:t xml:space="preserve">omo teclado, </w:t>
      </w:r>
      <w:r w:rsidRPr="003D0419">
        <w:rPr>
          <w:rFonts w:eastAsia="Open Sans" w:cs="Arial"/>
          <w:i/>
          <w:iCs/>
          <w:szCs w:val="24"/>
        </w:rPr>
        <w:t>mouse</w:t>
      </w:r>
      <w:r w:rsidRPr="00547C77">
        <w:rPr>
          <w:rFonts w:eastAsia="Open Sans" w:cs="Arial"/>
          <w:szCs w:val="24"/>
        </w:rPr>
        <w:t xml:space="preserve"> ou </w:t>
      </w:r>
      <w:r w:rsidRPr="003D0419">
        <w:rPr>
          <w:rFonts w:eastAsia="Open Sans" w:cs="Arial"/>
          <w:i/>
          <w:iCs/>
          <w:szCs w:val="24"/>
        </w:rPr>
        <w:t>joystick</w:t>
      </w:r>
      <w:r w:rsidRPr="00547C77">
        <w:rPr>
          <w:rFonts w:eastAsia="Open Sans" w:cs="Arial"/>
          <w:szCs w:val="24"/>
        </w:rPr>
        <w:t xml:space="preserve">, garantindo comunicação direta entre o periférico e o computador sem a necessidade de </w:t>
      </w:r>
      <w:r w:rsidRPr="003D0419">
        <w:rPr>
          <w:rFonts w:eastAsia="Open Sans" w:cs="Arial"/>
          <w:i/>
          <w:iCs/>
          <w:szCs w:val="24"/>
        </w:rPr>
        <w:t>drivers</w:t>
      </w:r>
      <w:r w:rsidRPr="00547C77">
        <w:rPr>
          <w:rFonts w:eastAsia="Open Sans" w:cs="Arial"/>
          <w:szCs w:val="24"/>
        </w:rPr>
        <w:t xml:space="preserve"> adicionais</w:t>
      </w:r>
      <w:r w:rsidR="0024783B">
        <w:rPr>
          <w:rFonts w:eastAsia="Open Sans" w:cs="Arial"/>
          <w:szCs w:val="24"/>
        </w:rPr>
        <w:t xml:space="preserve"> </w:t>
      </w:r>
      <w:sdt>
        <w:sdtPr>
          <w:rPr>
            <w:rFonts w:eastAsia="Open Sans" w:cs="Arial"/>
            <w:szCs w:val="24"/>
          </w:rPr>
          <w:id w:val="44115675"/>
          <w:citation/>
        </w:sdtPr>
        <w:sdtContent>
          <w:r w:rsidR="00C23EB7">
            <w:rPr>
              <w:rFonts w:eastAsia="Open Sans" w:cs="Arial"/>
              <w:szCs w:val="24"/>
            </w:rPr>
            <w:fldChar w:fldCharType="begin"/>
          </w:r>
          <w:r w:rsidR="00C23EB7">
            <w:rPr>
              <w:rFonts w:eastAsia="Open Sans" w:cs="Arial"/>
              <w:szCs w:val="24"/>
            </w:rPr>
            <w:instrText xml:space="preserve"> CITATION USB25 \l 1046 </w:instrText>
          </w:r>
          <w:r w:rsidR="00C23EB7">
            <w:rPr>
              <w:rFonts w:eastAsia="Open Sans" w:cs="Arial"/>
              <w:szCs w:val="24"/>
            </w:rPr>
            <w:fldChar w:fldCharType="separate"/>
          </w:r>
          <w:r w:rsidR="00DD17F6">
            <w:rPr>
              <w:rFonts w:eastAsia="Open Sans" w:cs="Arial"/>
              <w:noProof/>
              <w:szCs w:val="24"/>
            </w:rPr>
            <w:t>(USB, s.d.)</w:t>
          </w:r>
          <w:r w:rsidR="00C23EB7">
            <w:rPr>
              <w:rFonts w:eastAsia="Open Sans" w:cs="Arial"/>
              <w:szCs w:val="24"/>
            </w:rPr>
            <w:fldChar w:fldCharType="end"/>
          </w:r>
        </w:sdtContent>
      </w:sdt>
      <w:r w:rsidR="00C23EB7">
        <w:rPr>
          <w:rFonts w:eastAsia="Open Sans" w:cs="Arial"/>
          <w:szCs w:val="24"/>
        </w:rPr>
        <w:t>.</w:t>
      </w:r>
    </w:p>
    <w:p w:rsidR="00C738C0" w:rsidP="005E79BE" w:rsidRDefault="00C738C0" w14:paraId="41016F79" w14:textId="4312280D">
      <w:pPr>
        <w:pStyle w:val="TextoABNT"/>
        <w:rPr>
          <w:rFonts w:eastAsia="Open Sans" w:cs="Arial"/>
          <w:szCs w:val="24"/>
        </w:rPr>
      </w:pPr>
      <w:r w:rsidRPr="00547C77">
        <w:rPr>
          <w:rFonts w:eastAsia="Open Sans" w:cs="Arial"/>
          <w:szCs w:val="24"/>
        </w:rPr>
        <w:t xml:space="preserve">Além disso, o Pro Micro pode ser alimentado tanto pela porta USB quanto por fonte externa, possuindo regulador de tensão que suporta entradas de até 12 V.   </w:t>
      </w:r>
      <w:r w:rsidRPr="009C396E" w:rsidR="009C396E">
        <w:rPr>
          <w:rFonts w:eastAsia="Open Sans" w:cs="Arial"/>
          <w:szCs w:val="24"/>
        </w:rPr>
        <w:t>Isso junto ao</w:t>
      </w:r>
      <w:r w:rsidRPr="00547C77">
        <w:rPr>
          <w:rFonts w:eastAsia="Open Sans" w:cs="Arial"/>
          <w:szCs w:val="24"/>
        </w:rPr>
        <w:t xml:space="preserve"> bom custo-benefício, o que o torna uma ótima opção para projetos, prototipagem de dispositivos embarcados, sistemas de automação e, especificamente, para o desenvolvimento deste trabalho</w:t>
      </w:r>
      <w:r w:rsidR="00821705">
        <w:rPr>
          <w:rFonts w:eastAsia="Open Sans" w:cs="Arial"/>
          <w:szCs w:val="24"/>
        </w:rPr>
        <w:t>.</w:t>
      </w:r>
    </w:p>
    <w:p w:rsidR="00CC228F" w:rsidP="00F87C7C" w:rsidRDefault="00CC228F" w14:paraId="1B028724" w14:textId="32D209BA">
      <w:pPr>
        <w:pStyle w:val="Heading3"/>
        <w:rPr>
          <w:i/>
        </w:rPr>
      </w:pPr>
      <w:bookmarkStart w:name="_Toc1439960843" w:id="67"/>
      <w:r>
        <w:t>Swi</w:t>
      </w:r>
      <w:r w:rsidR="00983B61">
        <w:t>t</w:t>
      </w:r>
      <w:r>
        <w:t xml:space="preserve">ches </w:t>
      </w:r>
      <w:r w:rsidR="00703069">
        <w:t>m</w:t>
      </w:r>
      <w:r>
        <w:t>ecânicos</w:t>
      </w:r>
      <w:bookmarkEnd w:id="67"/>
    </w:p>
    <w:p w:rsidR="007169E6" w:rsidP="007A1CE2" w:rsidRDefault="007169E6" w14:paraId="52898985" w14:textId="1467CEB9">
      <w:pPr>
        <w:pStyle w:val="TextoABNT"/>
      </w:pPr>
      <w:r w:rsidRPr="00A5548F">
        <w:t xml:space="preserve">Para a captura dos dados de entrada do usuário, serão utilizados </w:t>
      </w:r>
      <w:r w:rsidRPr="00703069">
        <w:rPr>
          <w:i/>
          <w:iCs/>
        </w:rPr>
        <w:t>switches</w:t>
      </w:r>
      <w:r w:rsidRPr="00A5548F">
        <w:t xml:space="preserve"> mecânicos, da marca Cherry, modelo MX Red. Essa escolha foi motivada pela durabilidade, confiabilidade e pela experiência de acionamento linear característica </w:t>
      </w:r>
      <w:r>
        <w:t>do</w:t>
      </w:r>
      <w:r w:rsidRPr="00A5548F">
        <w:t xml:space="preserve"> modelo</w:t>
      </w:r>
      <w:r>
        <w:t xml:space="preserve"> MX Red</w:t>
      </w:r>
      <w:r w:rsidRPr="00A5548F">
        <w:t xml:space="preserve">, além da praticidade de substituição dos </w:t>
      </w:r>
      <w:r w:rsidRPr="00703069">
        <w:rPr>
          <w:i/>
          <w:iCs/>
        </w:rPr>
        <w:t>switches</w:t>
      </w:r>
      <w:r w:rsidRPr="00A5548F">
        <w:t xml:space="preserve"> sem a necessidade de soldagem, o que facilita a manutenção e a adaptação do dispositivo</w:t>
      </w:r>
      <w:sdt>
        <w:sdtPr>
          <w:id w:val="1010112552"/>
          <w:citation/>
        </w:sdtPr>
        <w:sdtContent>
          <w:r>
            <w:fldChar w:fldCharType="begin"/>
          </w:r>
          <w:r w:rsidR="00DC0257">
            <w:instrText xml:space="preserve">CITATION Che25 \l 1046 </w:instrText>
          </w:r>
          <w:r>
            <w:fldChar w:fldCharType="separate"/>
          </w:r>
          <w:r w:rsidR="00DD17F6">
            <w:rPr>
              <w:noProof/>
            </w:rPr>
            <w:t xml:space="preserve"> (CHERRY, s.d.)</w:t>
          </w:r>
          <w:r>
            <w:fldChar w:fldCharType="end"/>
          </w:r>
        </w:sdtContent>
      </w:sdt>
      <w:r>
        <w:t>.</w:t>
      </w:r>
    </w:p>
    <w:p w:rsidR="007A1CE2" w:rsidP="007A1CE2" w:rsidRDefault="007A1CE2" w14:paraId="5FE2F018" w14:textId="77777777">
      <w:pPr>
        <w:pStyle w:val="TextoABNT"/>
      </w:pPr>
    </w:p>
    <w:p w:rsidRPr="001508E7" w:rsidR="00466369" w:rsidP="001508E7" w:rsidRDefault="00466369" w14:paraId="0ABD1E0C" w14:textId="59D25C66">
      <w:pPr>
        <w:pStyle w:val="FonteLegenda"/>
        <w:rPr>
          <w:b w:val="0"/>
          <w:bCs w:val="0"/>
          <w:sz w:val="24"/>
          <w:szCs w:val="24"/>
        </w:rPr>
      </w:pPr>
      <w:bookmarkStart w:name="_Toc207278019" w:id="68"/>
      <w:bookmarkStart w:name="_Toc215266369" w:id="69"/>
      <w:r w:rsidRPr="001508E7">
        <w:rPr>
          <w:b w:val="0"/>
          <w:bCs w:val="0"/>
          <w:sz w:val="24"/>
          <w:szCs w:val="24"/>
        </w:rPr>
        <w:t>Figura</w:t>
      </w:r>
      <w:r w:rsidRPr="001508E7" w:rsidR="00627D8D">
        <w:rPr>
          <w:b w:val="0"/>
          <w:bCs w:val="0"/>
          <w:sz w:val="24"/>
          <w:szCs w:val="24"/>
        </w:rPr>
        <w:t xml:space="preserve"> </w:t>
      </w:r>
      <w:r w:rsidRPr="001508E7">
        <w:rPr>
          <w:b w:val="0"/>
          <w:bCs w:val="0"/>
          <w:sz w:val="24"/>
          <w:szCs w:val="24"/>
        </w:rPr>
        <w:fldChar w:fldCharType="begin"/>
      </w:r>
      <w:r w:rsidRPr="001508E7">
        <w:rPr>
          <w:b w:val="0"/>
          <w:bCs w:val="0"/>
          <w:sz w:val="24"/>
          <w:szCs w:val="24"/>
        </w:rPr>
        <w:instrText xml:space="preserve"> SEQ Figura \* ARABIC </w:instrText>
      </w:r>
      <w:r w:rsidRPr="001508E7">
        <w:rPr>
          <w:b w:val="0"/>
          <w:bCs w:val="0"/>
          <w:sz w:val="24"/>
          <w:szCs w:val="24"/>
        </w:rPr>
        <w:fldChar w:fldCharType="separate"/>
      </w:r>
      <w:r w:rsidR="004431BB">
        <w:rPr>
          <w:b w:val="0"/>
          <w:bCs w:val="0"/>
          <w:noProof/>
          <w:sz w:val="24"/>
          <w:szCs w:val="24"/>
        </w:rPr>
        <w:t>5</w:t>
      </w:r>
      <w:r w:rsidRPr="001508E7">
        <w:rPr>
          <w:b w:val="0"/>
          <w:bCs w:val="0"/>
          <w:sz w:val="24"/>
          <w:szCs w:val="24"/>
        </w:rPr>
        <w:fldChar w:fldCharType="end"/>
      </w:r>
      <w:r w:rsidRPr="001508E7">
        <w:rPr>
          <w:b w:val="0"/>
          <w:bCs w:val="0"/>
          <w:sz w:val="24"/>
          <w:szCs w:val="24"/>
        </w:rPr>
        <w:t xml:space="preserve"> - Medida do switch Cherry MX Red</w:t>
      </w:r>
      <w:bookmarkEnd w:id="68"/>
      <w:bookmarkEnd w:id="69"/>
    </w:p>
    <w:p w:rsidR="00466369" w:rsidP="00466369" w:rsidRDefault="00040586" w14:paraId="7C9B3976" w14:textId="77777777">
      <w:pPr>
        <w:keepNext/>
        <w:jc w:val="center"/>
        <w:rPr>
          <w:noProof/>
        </w:rPr>
      </w:pPr>
      <w:r>
        <w:rPr>
          <w:noProof/>
          <w:lang w:eastAsia="pt-BR"/>
        </w:rPr>
        <w:drawing>
          <wp:inline distT="0" distB="0" distL="0" distR="0" wp14:anchorId="3922E564" wp14:editId="6A9110E1">
            <wp:extent cx="2621280" cy="2371116"/>
            <wp:effectExtent l="0" t="0" r="7620" b="0"/>
            <wp:docPr id="1257712030" name="Picture 1" descr="CHERRY MX RGB Silent Red Switch Kit, 23 interruptores mecânicos para  teclado DIY, hot swap ou jogos, switch linear sem clique, suave e  silencioso | Amazon.com.b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ERRY MX RGB Silent Red Switch Kit, 23 interruptores mecânicos para  teclado DIY, hot swap ou jogos, switch linear sem clique, suave e  silencioso | Amazon.com.br"/>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3637" t="18181" r="13333" b="15758"/>
                    <a:stretch>
                      <a:fillRect/>
                    </a:stretch>
                  </pic:blipFill>
                  <pic:spPr bwMode="auto">
                    <a:xfrm>
                      <a:off x="0" y="0"/>
                      <a:ext cx="2627560" cy="2376797"/>
                    </a:xfrm>
                    <a:prstGeom prst="rect">
                      <a:avLst/>
                    </a:prstGeom>
                    <a:noFill/>
                    <a:ln>
                      <a:noFill/>
                    </a:ln>
                    <a:extLst>
                      <a:ext uri="{53640926-AAD7-44D8-BBD7-CCE9431645EC}">
                        <a14:shadowObscured xmlns:a14="http://schemas.microsoft.com/office/drawing/2010/main"/>
                      </a:ext>
                    </a:extLst>
                  </pic:spPr>
                </pic:pic>
              </a:graphicData>
            </a:graphic>
          </wp:inline>
        </w:drawing>
      </w:r>
    </w:p>
    <w:p w:rsidRPr="00096FA2" w:rsidR="00040586" w:rsidP="001508E7" w:rsidRDefault="00533352" w14:paraId="632CB93B" w14:textId="269CC7A8">
      <w:pPr>
        <w:pStyle w:val="FonteLegenda"/>
      </w:pPr>
      <w:r w:rsidRPr="00096FA2">
        <w:t xml:space="preserve">Fonte: </w:t>
      </w:r>
      <w:sdt>
        <w:sdtPr>
          <w:id w:val="-321588239"/>
          <w:citation/>
        </w:sdtPr>
        <w:sdtContent>
          <w:r w:rsidRPr="00096FA2" w:rsidR="007A1CE2">
            <w:fldChar w:fldCharType="begin"/>
          </w:r>
          <w:r w:rsidR="00DC0257">
            <w:instrText xml:space="preserve">CITATION Che25 \l 1046 </w:instrText>
          </w:r>
          <w:r w:rsidRPr="00096FA2" w:rsidR="007A1CE2">
            <w:fldChar w:fldCharType="separate"/>
          </w:r>
          <w:r w:rsidR="00DD17F6">
            <w:rPr>
              <w:noProof/>
            </w:rPr>
            <w:t>(CHERRY, s.d.)</w:t>
          </w:r>
          <w:r w:rsidRPr="00096FA2" w:rsidR="007A1CE2">
            <w:fldChar w:fldCharType="end"/>
          </w:r>
        </w:sdtContent>
      </w:sdt>
    </w:p>
    <w:p w:rsidRPr="0053317E" w:rsidR="0053317E" w:rsidP="0053317E" w:rsidRDefault="0053317E" w14:paraId="5D622585" w14:textId="77777777">
      <w:pPr>
        <w:rPr>
          <w:lang w:eastAsia="pt-BR"/>
        </w:rPr>
      </w:pPr>
    </w:p>
    <w:p w:rsidRPr="0083735E" w:rsidR="00CC228F" w:rsidP="00F87C7C" w:rsidRDefault="00CC228F" w14:paraId="7427F8AD" w14:textId="20A37190">
      <w:pPr>
        <w:pStyle w:val="Heading3"/>
      </w:pPr>
      <w:bookmarkStart w:name="_Toc1172306450" w:id="70"/>
      <w:r>
        <w:t>PCI</w:t>
      </w:r>
      <w:bookmarkEnd w:id="70"/>
    </w:p>
    <w:p w:rsidR="00097FF0" w:rsidP="005E79BE" w:rsidRDefault="000A76F6" w14:paraId="0329FFF6" w14:textId="183A6146">
      <w:pPr>
        <w:pStyle w:val="TextoABNT"/>
        <w:rPr>
          <w:rFonts w:eastAsia="Open Sans" w:cs="Arial"/>
          <w:szCs w:val="24"/>
        </w:rPr>
      </w:pPr>
      <w:r w:rsidRPr="000A76F6">
        <w:rPr>
          <w:rFonts w:eastAsia="Open Sans" w:cs="Arial"/>
          <w:szCs w:val="24"/>
        </w:rPr>
        <w:t xml:space="preserve">A PCI </w:t>
      </w:r>
      <w:r w:rsidR="00745C52">
        <w:rPr>
          <w:rFonts w:eastAsia="Open Sans" w:cs="Arial"/>
          <w:szCs w:val="24"/>
        </w:rPr>
        <w:t>é</w:t>
      </w:r>
      <w:r w:rsidRPr="000A76F6">
        <w:rPr>
          <w:rFonts w:eastAsia="Open Sans" w:cs="Arial"/>
          <w:szCs w:val="24"/>
        </w:rPr>
        <w:t xml:space="preserve"> composta por uma ou mais camadas de condutores elétricos, funcionando como base estrutural e de interligação para diversos componentes eletrônicos, como resistores, capacitores, soquetes, terminais e microcontroladores. Essa tecnologia possibilita maior organização, confiabilidade e </w:t>
      </w:r>
      <w:r w:rsidR="003F7836">
        <w:rPr>
          <w:rFonts w:eastAsia="Open Sans" w:cs="Arial"/>
          <w:szCs w:val="24"/>
        </w:rPr>
        <w:t>conexão</w:t>
      </w:r>
      <w:r w:rsidRPr="000A76F6">
        <w:rPr>
          <w:rFonts w:eastAsia="Open Sans" w:cs="Arial"/>
          <w:szCs w:val="24"/>
        </w:rPr>
        <w:t xml:space="preserve"> nos circuitos, além de otimizar o espaço físico disponível.</w:t>
      </w:r>
    </w:p>
    <w:p w:rsidRPr="00E70825" w:rsidR="00097FF0" w:rsidP="00F87C7C" w:rsidRDefault="0071433F" w14:paraId="72E5637C" w14:textId="47646B2B">
      <w:pPr>
        <w:pStyle w:val="Heading2"/>
      </w:pPr>
      <w:bookmarkStart w:name="_Toc1371530735" w:id="71"/>
      <w:r w:rsidRPr="00E70825">
        <w:t>SOFTWARE</w:t>
      </w:r>
      <w:bookmarkEnd w:id="71"/>
    </w:p>
    <w:p w:rsidR="003A6E0A" w:rsidP="005E79BE" w:rsidRDefault="00887624" w14:paraId="2A53AE0D" w14:textId="01687E3A">
      <w:pPr>
        <w:pStyle w:val="TextoABNT"/>
      </w:pPr>
      <w:r w:rsidRPr="00A5548F">
        <w:t xml:space="preserve">O </w:t>
      </w:r>
      <w:r w:rsidRPr="00FD22FC" w:rsidR="00617507">
        <w:rPr>
          <w:i/>
          <w:iCs/>
        </w:rPr>
        <w:t>software</w:t>
      </w:r>
      <w:r w:rsidR="00617507">
        <w:t xml:space="preserve"> do </w:t>
      </w:r>
      <w:r w:rsidRPr="00617507" w:rsidR="00617507">
        <w:t xml:space="preserve">projeto </w:t>
      </w:r>
      <w:r w:rsidR="002C33B0">
        <w:t>é</w:t>
      </w:r>
      <w:r w:rsidRPr="00617507" w:rsidR="00617507">
        <w:t xml:space="preserve"> desenvolvido em duas camadas complementares. A primeira camada corresponde ao programa embarcado no Arduino Pro</w:t>
      </w:r>
      <w:r w:rsidR="00C10EAC">
        <w:t xml:space="preserve"> </w:t>
      </w:r>
      <w:r w:rsidRPr="00617507" w:rsidR="00617507">
        <w:t>Micro, responsável pela identificação das teclas pressionadas e pela comunicação via USB com o computador, utilizando a interface nativa HID</w:t>
      </w:r>
      <w:r w:rsidR="000F22B1">
        <w:t>.</w:t>
      </w:r>
      <w:r w:rsidRPr="00617507" w:rsidR="00617507">
        <w:t xml:space="preserve"> Já a segunda camada</w:t>
      </w:r>
      <w:r w:rsidR="00693673">
        <w:t>,</w:t>
      </w:r>
      <w:r w:rsidRPr="00617507" w:rsidR="00617507">
        <w:t xml:space="preserve"> implementada no</w:t>
      </w:r>
      <w:r w:rsidR="00F94FE9">
        <w:t xml:space="preserve"> PC, por</w:t>
      </w:r>
      <w:r w:rsidRPr="00617507" w:rsidR="00F94FE9">
        <w:t xml:space="preserve"> </w:t>
      </w:r>
      <w:r w:rsidRPr="00617507" w:rsidR="00617507">
        <w:t xml:space="preserve">meio da linguagem Python, com interface gráfica desenvolvida em Tkinter. Para a realização dos cálculos científicos necessários ao funcionamento da calculadora adaptada, </w:t>
      </w:r>
      <w:r w:rsidR="000F261D">
        <w:t>utilizamos</w:t>
      </w:r>
      <w:r w:rsidRPr="00617507" w:rsidR="00617507">
        <w:t xml:space="preserve"> as bibliotecas </w:t>
      </w:r>
      <w:r w:rsidR="0081749C">
        <w:t>M</w:t>
      </w:r>
      <w:r w:rsidRPr="00617507" w:rsidR="00617507">
        <w:t>ath e NumPy, que oferecem suporte a operações matemáticas avançadas, como funções trigonométricas, logaritmos e manipulação de matrizes</w:t>
      </w:r>
      <w:r w:rsidR="006A0C43">
        <w:t xml:space="preserve"> </w:t>
      </w:r>
      <w:sdt>
        <w:sdtPr>
          <w:id w:val="1100834537"/>
          <w:citation/>
        </w:sdtPr>
        <w:sdtContent>
          <w:r w:rsidR="00610478">
            <w:fldChar w:fldCharType="begin"/>
          </w:r>
          <w:r w:rsidR="00610478">
            <w:instrText xml:space="preserve">CITATION Pyt25 \l 1046 </w:instrText>
          </w:r>
          <w:r w:rsidR="00610478">
            <w:fldChar w:fldCharType="separate"/>
          </w:r>
          <w:r w:rsidR="00DD17F6">
            <w:rPr>
              <w:noProof/>
            </w:rPr>
            <w:t>(Python Software Foundation, s.d.)</w:t>
          </w:r>
          <w:r w:rsidR="00610478">
            <w:fldChar w:fldCharType="end"/>
          </w:r>
        </w:sdtContent>
      </w:sdt>
    </w:p>
    <w:p w:rsidR="004431BB" w:rsidP="004431BB" w:rsidRDefault="004431BB" w14:paraId="4265549B" w14:textId="3E8AF44D">
      <w:pPr>
        <w:pStyle w:val="Caption"/>
        <w:keepNext/>
        <w:jc w:val="center"/>
      </w:pPr>
      <w:bookmarkStart w:name="_Toc215266370" w:id="72"/>
      <w:r>
        <w:t xml:space="preserve">Figura </w:t>
      </w:r>
      <w:r>
        <w:fldChar w:fldCharType="begin"/>
      </w:r>
      <w:r>
        <w:instrText>SEQ Figura \* ARABIC</w:instrText>
      </w:r>
      <w:r>
        <w:fldChar w:fldCharType="separate"/>
      </w:r>
      <w:r>
        <w:rPr>
          <w:noProof/>
        </w:rPr>
        <w:t>6</w:t>
      </w:r>
      <w:r>
        <w:fldChar w:fldCharType="end"/>
      </w:r>
      <w:r>
        <w:t xml:space="preserve"> - Diagrama de Blocos Software</w:t>
      </w:r>
      <w:bookmarkEnd w:id="72"/>
    </w:p>
    <w:p w:rsidR="006A55F2" w:rsidP="004431BB" w:rsidRDefault="00C6677D" w14:paraId="536E9D51" w14:textId="167D5225">
      <w:pPr>
        <w:pStyle w:val="TextoABNT"/>
        <w:ind w:firstLine="0"/>
        <w:jc w:val="center"/>
      </w:pPr>
      <w:r w:rsidRPr="00C6677D">
        <w:rPr>
          <w:noProof/>
          <w:lang w:eastAsia="pt-BR"/>
        </w:rPr>
        <w:drawing>
          <wp:inline distT="0" distB="0" distL="0" distR="0" wp14:anchorId="60C51E0C" wp14:editId="6703CC7D">
            <wp:extent cx="3678865" cy="5518501"/>
            <wp:effectExtent l="0" t="0" r="0" b="6350"/>
            <wp:docPr id="92054760"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4760" name="Imagem 1" descr="Diagrama&#10;&#10;O conteúdo gerado por IA pode estar incorreto."/>
                    <pic:cNvPicPr/>
                  </pic:nvPicPr>
                  <pic:blipFill>
                    <a:blip r:embed="rId17"/>
                    <a:stretch>
                      <a:fillRect/>
                    </a:stretch>
                  </pic:blipFill>
                  <pic:spPr>
                    <a:xfrm>
                      <a:off x="0" y="0"/>
                      <a:ext cx="3686349" cy="5529727"/>
                    </a:xfrm>
                    <a:prstGeom prst="rect">
                      <a:avLst/>
                    </a:prstGeom>
                  </pic:spPr>
                </pic:pic>
              </a:graphicData>
            </a:graphic>
          </wp:inline>
        </w:drawing>
      </w:r>
    </w:p>
    <w:p w:rsidR="001E63ED" w:rsidP="001E63ED" w:rsidRDefault="001E63ED" w14:paraId="225ED684" w14:textId="773CC093">
      <w:pPr>
        <w:pStyle w:val="FonteLegenda"/>
      </w:pPr>
      <w:r>
        <w:t>Fonte: autores.</w:t>
      </w:r>
    </w:p>
    <w:p w:rsidR="000C46C7" w:rsidP="005E79BE" w:rsidRDefault="000C46C7" w14:paraId="392284D4" w14:textId="1EFA545E">
      <w:pPr>
        <w:pStyle w:val="TextoABNT"/>
      </w:pPr>
      <w:r>
        <w:t xml:space="preserve">O </w:t>
      </w:r>
      <w:r w:rsidRPr="78C62671">
        <w:rPr>
          <w:i/>
          <w:iCs/>
        </w:rPr>
        <w:t>software</w:t>
      </w:r>
      <w:r>
        <w:t xml:space="preserve"> também conta com um módulo de áudio, cuja finalidade é proporcionar acessibilidade aos usuários com deficiência visual. Para isso, bibliotecas de síntese de voz em Python, como </w:t>
      </w:r>
      <w:r w:rsidR="003451A0">
        <w:t>P</w:t>
      </w:r>
      <w:r>
        <w:t xml:space="preserve">yttsx3, que permitem a conversão de texto em fala de forma </w:t>
      </w:r>
      <w:r w:rsidRPr="78C62671">
        <w:rPr>
          <w:i/>
          <w:iCs/>
        </w:rPr>
        <w:t>offline</w:t>
      </w:r>
      <w:r w:rsidR="003134AF">
        <w:t xml:space="preserve">, </w:t>
      </w:r>
      <w:r w:rsidR="0078575F">
        <w:t>ou seja,</w:t>
      </w:r>
      <w:r>
        <w:t xml:space="preserve"> cada operação realizada ou resultado exibido na interface poderá ser transmitido ao usuário por meio de áudio</w:t>
      </w:r>
      <w:r w:rsidR="009771AB">
        <w:t xml:space="preserve"> sem a necessidade </w:t>
      </w:r>
      <w:r w:rsidR="006C6943">
        <w:t>de o</w:t>
      </w:r>
      <w:r w:rsidR="009771AB">
        <w:t xml:space="preserve"> dispositivo estar conectado </w:t>
      </w:r>
      <w:r w:rsidR="0078575F">
        <w:t>à</w:t>
      </w:r>
      <w:r w:rsidR="009771AB">
        <w:t xml:space="preserve"> internet</w:t>
      </w:r>
      <w:r>
        <w:t xml:space="preserve">. Além disso, bibliotecas como </w:t>
      </w:r>
      <w:r w:rsidR="0078575F">
        <w:t>P</w:t>
      </w:r>
      <w:r>
        <w:t>ygame podem ser empregadas para reprodução de sons específicos, como feedback ao pressionar teclas, reforçando a usabilidade do sistema.</w:t>
      </w:r>
      <w:r w:rsidR="00A33D01">
        <w:tab/>
      </w:r>
    </w:p>
    <w:p w:rsidR="003A6E0A" w:rsidP="005E79BE" w:rsidRDefault="00617507" w14:paraId="36570393" w14:textId="3AD28419">
      <w:pPr>
        <w:pStyle w:val="TextoABNT"/>
      </w:pPr>
      <w:r w:rsidRPr="00617507">
        <w:t xml:space="preserve">Dessa forma, o </w:t>
      </w:r>
      <w:r w:rsidRPr="00E70825">
        <w:rPr>
          <w:i/>
          <w:iCs/>
        </w:rPr>
        <w:t>software</w:t>
      </w:r>
      <w:r w:rsidRPr="00617507">
        <w:t xml:space="preserve"> garante a integração entre o dispositivo físico e a aplicação computacional, viabilizando a interação completa do usuário com o sistema.</w:t>
      </w:r>
    </w:p>
    <w:p w:rsidRPr="00D552A0" w:rsidR="0071433F" w:rsidP="00F87C7C" w:rsidRDefault="0071433F" w14:paraId="3CCE6A83" w14:textId="2EADCCC3">
      <w:pPr>
        <w:pStyle w:val="Heading2"/>
      </w:pPr>
      <w:bookmarkStart w:name="_Toc207379640" w:id="73"/>
      <w:r w:rsidRPr="00D552A0">
        <w:t>ENCAPSULAMENTO</w:t>
      </w:r>
      <w:bookmarkEnd w:id="73"/>
    </w:p>
    <w:p w:rsidR="004C1426" w:rsidP="005E79BE" w:rsidRDefault="009449EB" w14:paraId="086D3FDE" w14:textId="77777777">
      <w:pPr>
        <w:pStyle w:val="TextoABNT"/>
        <w:rPr>
          <w:rFonts w:eastAsia="Open Sans" w:cs="Arial"/>
          <w:szCs w:val="24"/>
        </w:rPr>
      </w:pPr>
      <w:r w:rsidRPr="009449EB">
        <w:rPr>
          <w:rFonts w:eastAsia="Open Sans" w:cs="Arial"/>
          <w:szCs w:val="24"/>
        </w:rPr>
        <w:t xml:space="preserve">A estrutura física do sistema será projetada de forma compacta, garantindo espaço adequado para acomodar a placa de circuito impresso e os demais componentes eletrônicos. </w:t>
      </w:r>
    </w:p>
    <w:p w:rsidR="004C1426" w:rsidP="00BA24E8" w:rsidRDefault="00BA24E8" w14:paraId="12403EEC" w14:textId="763F0ACF">
      <w:pPr>
        <w:pStyle w:val="Heading3"/>
      </w:pPr>
      <w:bookmarkStart w:name="_Toc1695872271" w:id="74"/>
      <w:r>
        <w:t>Impressão 3D</w:t>
      </w:r>
      <w:bookmarkEnd w:id="74"/>
    </w:p>
    <w:p w:rsidR="00AF3AEF" w:rsidP="005E79BE" w:rsidRDefault="009449EB" w14:paraId="67325239" w14:textId="7D482527">
      <w:pPr>
        <w:pStyle w:val="TextoABNT"/>
        <w:rPr>
          <w:rFonts w:eastAsia="Open Sans" w:cs="Arial"/>
          <w:szCs w:val="24"/>
        </w:rPr>
      </w:pPr>
      <w:r w:rsidRPr="009449EB">
        <w:rPr>
          <w:rFonts w:eastAsia="Open Sans" w:cs="Arial"/>
          <w:szCs w:val="24"/>
        </w:rPr>
        <w:t xml:space="preserve">O encapsulamento </w:t>
      </w:r>
      <w:r w:rsidR="006B73EB">
        <w:rPr>
          <w:rFonts w:eastAsia="Open Sans" w:cs="Arial"/>
          <w:szCs w:val="24"/>
        </w:rPr>
        <w:t>foi</w:t>
      </w:r>
      <w:r w:rsidRPr="009449EB">
        <w:rPr>
          <w:rFonts w:eastAsia="Open Sans" w:cs="Arial"/>
          <w:szCs w:val="24"/>
        </w:rPr>
        <w:t xml:space="preserve"> confeccionado em filamentos PLA e ABS, materiais amplamente utilizados em prototipagem devido ao baixo custo, resistência mecânica e facilidade de modelagem. A confecção </w:t>
      </w:r>
      <w:r w:rsidR="00BA24E8">
        <w:rPr>
          <w:rFonts w:eastAsia="Open Sans" w:cs="Arial"/>
          <w:szCs w:val="24"/>
        </w:rPr>
        <w:t>foi</w:t>
      </w:r>
      <w:r w:rsidRPr="009449EB">
        <w:rPr>
          <w:rFonts w:eastAsia="Open Sans" w:cs="Arial"/>
          <w:szCs w:val="24"/>
        </w:rPr>
        <w:t xml:space="preserve"> realizada por meio de impressão 3D, possibilitando a rápida produção de protótipos e eventuais ajustes dimensionais</w:t>
      </w:r>
      <w:r w:rsidR="002C4584">
        <w:rPr>
          <w:rFonts w:eastAsia="Open Sans" w:cs="Arial"/>
          <w:szCs w:val="24"/>
        </w:rPr>
        <w:t>.</w:t>
      </w:r>
    </w:p>
    <w:p w:rsidR="009F5FC6" w:rsidP="00B3102D" w:rsidRDefault="009F5FC6" w14:paraId="2315DCC3" w14:textId="36BD7A0D">
      <w:pPr>
        <w:pStyle w:val="TextoABNT"/>
      </w:pPr>
      <w:r>
        <w:t xml:space="preserve">De forma conjunta, foram impressas </w:t>
      </w:r>
      <w:r w:rsidRPr="00703069">
        <w:rPr>
          <w:i/>
          <w:iCs/>
        </w:rPr>
        <w:t>keycaps</w:t>
      </w:r>
      <w:r>
        <w:t xml:space="preserve"> com relevos em </w:t>
      </w:r>
      <w:r w:rsidR="00265886">
        <w:t>braile</w:t>
      </w:r>
      <w:r>
        <w:t xml:space="preserve"> na parte superior, com o intuito de comunicar ao usuário o dígito ou função da calculadora a qual o botão se identifica.</w:t>
      </w:r>
    </w:p>
    <w:p w:rsidRPr="009F5FC6" w:rsidR="00B3102D" w:rsidP="00B3102D" w:rsidRDefault="00B3102D" w14:paraId="08767778" w14:textId="686A4E92">
      <w:pPr>
        <w:pStyle w:val="Heading2"/>
      </w:pPr>
      <w:bookmarkStart w:name="_Toc911030764" w:id="75"/>
      <w:r>
        <w:t>ORGANIZAÇÃO</w:t>
      </w:r>
      <w:bookmarkEnd w:id="75"/>
    </w:p>
    <w:p w:rsidRPr="007C3E83" w:rsidR="00AD47F7" w:rsidP="00AD47F7" w:rsidRDefault="00AD47F7" w14:paraId="7436213A" w14:textId="77777777">
      <w:pPr>
        <w:pStyle w:val="TextoABNT"/>
        <w:ind w:firstLine="708"/>
        <w:rPr>
          <w:rFonts w:eastAsia="Open Sans" w:cs="Arial"/>
          <w:szCs w:val="24"/>
        </w:rPr>
      </w:pPr>
      <w:r w:rsidRPr="007C3E83">
        <w:rPr>
          <w:rFonts w:eastAsia="Open Sans" w:cs="Arial"/>
          <w:szCs w:val="24"/>
        </w:rPr>
        <w:t>Foram empregados diversos softwares de apoio às etapas de concepção, implementação e documentação. Para o desenho e elaboração da PCI será utilizado o KiCad, software de código aberto amplamente adotado em projetos de eletrônica devido à sua robustez e compatibilidade com padrões industriais.</w:t>
      </w:r>
    </w:p>
    <w:p w:rsidR="00AD47F7" w:rsidP="00AD47F7" w:rsidRDefault="00AD47F7" w14:paraId="5BA59E63" w14:textId="77777777">
      <w:pPr>
        <w:pStyle w:val="TextoABNT"/>
        <w:rPr>
          <w:rFonts w:eastAsia="Open Sans" w:cs="Arial"/>
          <w:szCs w:val="24"/>
        </w:rPr>
      </w:pPr>
      <w:r>
        <w:rPr>
          <w:rFonts w:eastAsia="Open Sans" w:cs="Arial"/>
          <w:szCs w:val="24"/>
        </w:rPr>
        <w:t>Para a modelagem do encapsulamento e das keycaps, utiliza-se Autodesk AutoCAD e Autodesk Fusion 360, respectivamente.</w:t>
      </w:r>
    </w:p>
    <w:p w:rsidR="00AD47F7" w:rsidP="00AD47F7" w:rsidRDefault="00AD47F7" w14:paraId="7BBA2097" w14:textId="77777777">
      <w:pPr>
        <w:pStyle w:val="TextoABNT"/>
        <w:rPr>
          <w:rFonts w:eastAsia="Open Sans" w:cs="Arial"/>
          <w:szCs w:val="24"/>
        </w:rPr>
      </w:pPr>
      <w:r w:rsidRPr="00DB2325">
        <w:rPr>
          <w:rFonts w:eastAsia="Open Sans" w:cs="Arial"/>
          <w:szCs w:val="24"/>
        </w:rPr>
        <w:t>Além disso, todos os documentos do projeto, incluindo códigos-fonte, esquemáticos eletrônicos e arquivos de modelagem, estão sendo mantidos em repositórios privados na plataforma GitHub, com o objetivo de padronizar o fluxo de trabalho e garantir um controle de versão adequado ao longo de todo o desenvolvimento.</w:t>
      </w:r>
    </w:p>
    <w:p w:rsidR="78C62671" w:rsidP="00B65AC3" w:rsidRDefault="78C62671" w14:paraId="72C9A87B" w14:textId="08E4B71D">
      <w:pPr>
        <w:pStyle w:val="Heading1"/>
        <w:numPr>
          <w:ilvl w:val="0"/>
          <w:numId w:val="0"/>
        </w:numPr>
      </w:pPr>
    </w:p>
    <w:p w:rsidR="71F95F7D" w:rsidP="4BB8A627" w:rsidRDefault="15ACDF78" w14:paraId="6A5B6116" w14:textId="39261B1B">
      <w:pPr>
        <w:pStyle w:val="Heading2"/>
      </w:pPr>
      <w:bookmarkStart w:name="_Toc1468818046" w:id="76"/>
      <w:r>
        <w:t>RECURSOS DISPONÍVEIS</w:t>
      </w:r>
      <w:bookmarkEnd w:id="76"/>
    </w:p>
    <w:p w:rsidR="0611FA30" w:rsidP="18E7EAD9" w:rsidRDefault="0611FA30" w14:paraId="5E949EA4" w14:textId="7A1E27FA">
      <w:pPr>
        <w:pStyle w:val="TextoABNT"/>
      </w:pPr>
      <w:r>
        <w:t>Considerando que uma calculadora científica pode abranger um conjunto amplo de funcionalidades, tornou-se necessário delimitar um conjunto específico de operações para este projeto. Dessa forma, as funções selecionadas foram:</w:t>
      </w:r>
    </w:p>
    <w:p w:rsidR="3ADA454B" w:rsidP="78C62671" w:rsidRDefault="3ADA454B" w14:paraId="64C6696E" w14:textId="269E1938">
      <w:pPr>
        <w:pStyle w:val="TextoABNT"/>
      </w:pPr>
      <w:r>
        <w:t>• Seno / Arco-seno (sen / sen⁻¹)</w:t>
      </w:r>
    </w:p>
    <w:p w:rsidR="3ADA454B" w:rsidP="78C62671" w:rsidRDefault="3ADA454B" w14:paraId="209755AC" w14:textId="5832DCB5">
      <w:pPr>
        <w:pStyle w:val="TextoABNT"/>
      </w:pPr>
      <w:r>
        <w:t>• Cosseno / Arco-cosseno (cos / cos⁻¹)</w:t>
      </w:r>
    </w:p>
    <w:p w:rsidR="3ADA454B" w:rsidP="78C62671" w:rsidRDefault="3ADA454B" w14:paraId="4FA1E98F" w14:textId="63FBC73F">
      <w:pPr>
        <w:pStyle w:val="TextoABNT"/>
      </w:pPr>
      <w:r>
        <w:t>• Tangente / Arco-tangente (tan / tan⁻¹)</w:t>
      </w:r>
    </w:p>
    <w:p w:rsidR="3ADA454B" w:rsidP="78C62671" w:rsidRDefault="3ADA454B" w14:paraId="5A8D304B" w14:textId="0C05185F">
      <w:pPr>
        <w:pStyle w:val="TextoABNT"/>
      </w:pPr>
      <w:r>
        <w:t>• Logaritmo decimal (log) e Logaritmo natural (ln)</w:t>
      </w:r>
    </w:p>
    <w:p w:rsidR="3ADA454B" w:rsidP="78C62671" w:rsidRDefault="3ADA454B" w14:paraId="5947D28E" w14:textId="71572AB2">
      <w:pPr>
        <w:pStyle w:val="TextoABNT"/>
      </w:pPr>
      <w:r>
        <w:t>• Constante de Euler (e) e Constante pi (π)</w:t>
      </w:r>
    </w:p>
    <w:p w:rsidR="3ADA454B" w:rsidP="78C62671" w:rsidRDefault="3ADA454B" w14:paraId="28F49267" w14:textId="2646003F">
      <w:pPr>
        <w:pStyle w:val="TextoABNT"/>
      </w:pPr>
      <w:r>
        <w:t>• Exponenciação (xʸ / ^) e Raiz quadrada (√)</w:t>
      </w:r>
    </w:p>
    <w:p w:rsidR="3ADA454B" w:rsidP="78C62671" w:rsidRDefault="3ADA454B" w14:paraId="0FA3253B" w14:textId="1818DE41">
      <w:pPr>
        <w:pStyle w:val="TextoABNT"/>
      </w:pPr>
      <w:r>
        <w:t>• Parênteses de agrupamento: ( )</w:t>
      </w:r>
    </w:p>
    <w:p w:rsidR="3ADA454B" w:rsidP="78C62671" w:rsidRDefault="3ADA454B" w14:paraId="0C0637E0" w14:textId="37CE0236">
      <w:pPr>
        <w:pStyle w:val="TextoABNT"/>
      </w:pPr>
      <w:r>
        <w:t>• Vírgula (,) e Ponto decimal (.)</w:t>
      </w:r>
    </w:p>
    <w:p w:rsidR="3ADA454B" w:rsidP="78C62671" w:rsidRDefault="3ADA454B" w14:paraId="3127E065" w14:textId="032ADBBB">
      <w:pPr>
        <w:pStyle w:val="TextoABNT"/>
      </w:pPr>
      <w:r>
        <w:t>• Combinação (nCr) e Permutação (nPr)</w:t>
      </w:r>
    </w:p>
    <w:p w:rsidR="3ADA454B" w:rsidP="78C62671" w:rsidRDefault="3ADA454B" w14:paraId="20BA95F2" w14:textId="7B7A717B">
      <w:pPr>
        <w:pStyle w:val="TextoABNT"/>
      </w:pPr>
      <w:r>
        <w:t>• Operador de deletar (DEL) e Retornar ao valor anterior (AC)</w:t>
      </w:r>
    </w:p>
    <w:p w:rsidR="3ADA454B" w:rsidP="78C62671" w:rsidRDefault="3ADA454B" w14:paraId="46296D2A" w14:textId="28BEAFB9">
      <w:pPr>
        <w:pStyle w:val="TextoABNT"/>
      </w:pPr>
      <w:r>
        <w:t>• Inversão de valor (x⁻¹)</w:t>
      </w:r>
    </w:p>
    <w:p w:rsidR="3ADA454B" w:rsidP="78C62671" w:rsidRDefault="3ADA454B" w14:paraId="738E7C2C" w14:textId="70AA5474">
      <w:pPr>
        <w:pStyle w:val="TextoABNT"/>
      </w:pPr>
      <w:r>
        <w:t>• Fatorial (x!)</w:t>
      </w:r>
    </w:p>
    <w:p w:rsidR="3ADA454B" w:rsidP="78C62671" w:rsidRDefault="3ADA454B" w14:paraId="4BC3B17C" w14:textId="0E98D85C">
      <w:pPr>
        <w:pStyle w:val="TextoABNT"/>
      </w:pPr>
      <w:r>
        <w:t>• Resposta anterior (Ans)</w:t>
      </w:r>
    </w:p>
    <w:p w:rsidR="3ADA454B" w:rsidP="78C62671" w:rsidRDefault="3ADA454B" w14:paraId="6C4705F2" w14:textId="3255D0C5">
      <w:pPr>
        <w:pStyle w:val="TextoABNT"/>
      </w:pPr>
      <w:r>
        <w:t>• Conversão coordenada polar → retangular</w:t>
      </w:r>
    </w:p>
    <w:p w:rsidR="3ADA454B" w:rsidP="78C62671" w:rsidRDefault="3ADA454B" w14:paraId="2972DD87" w14:textId="711CBFD3">
      <w:pPr>
        <w:pStyle w:val="TextoABNT"/>
      </w:pPr>
      <w:r>
        <w:t>• Conversão coordenada retangular → polar</w:t>
      </w:r>
    </w:p>
    <w:p w:rsidR="3ADA454B" w:rsidP="78C62671" w:rsidRDefault="41134466" w14:paraId="5438A59C" w14:textId="255B7BAF">
      <w:pPr>
        <w:pStyle w:val="TextoABNT"/>
      </w:pPr>
      <w:r>
        <w:t>• Operações aritméticas básicas ( + , − , × , ÷ )</w:t>
      </w:r>
    </w:p>
    <w:p w:rsidR="18E7EAD9" w:rsidP="18E7EAD9" w:rsidRDefault="18E7EAD9" w14:paraId="12C8F21C" w14:textId="04BD46C5">
      <w:pPr>
        <w:pStyle w:val="TextoABNT"/>
      </w:pPr>
    </w:p>
    <w:p w:rsidR="72E20834" w:rsidP="4BB8A627" w:rsidRDefault="72E20834" w14:paraId="42415FB6" w14:textId="36318A62">
      <w:pPr>
        <w:pStyle w:val="Heading2"/>
      </w:pPr>
      <w:bookmarkStart w:name="_Toc979490317" w:id="77"/>
      <w:r>
        <w:t>ARQUITETURA DE SOFTWARE</w:t>
      </w:r>
      <w:bookmarkEnd w:id="77"/>
    </w:p>
    <w:p w:rsidR="08E69506" w:rsidP="18E7EAD9" w:rsidRDefault="08E69506" w14:paraId="2F6CD7FB" w14:textId="71A50F22">
      <w:pPr>
        <w:pStyle w:val="TextoABNT"/>
        <w:rPr>
          <w:rFonts w:eastAsia="Arial" w:cs="Arial"/>
          <w:color w:val="000000" w:themeColor="text1"/>
          <w:szCs w:val="24"/>
        </w:rPr>
      </w:pPr>
      <w:r w:rsidRPr="18E7EAD9">
        <w:rPr>
          <w:rFonts w:eastAsia="Arial" w:cs="Arial"/>
          <w:color w:val="000000" w:themeColor="text1"/>
          <w:szCs w:val="24"/>
        </w:rPr>
        <w:t xml:space="preserve">Para a organização e o versionamento do código-fonte do projeto, foi utilizada a ferramenta Git, com hospedagem do repositório na plataforma GitHub. A estrutura de desenvolvimento adotada segue um modelo básico de engenharia de software, no qual são utilizadas </w:t>
      </w:r>
      <w:r w:rsidRPr="18E7EAD9">
        <w:rPr>
          <w:rFonts w:eastAsia="Arial" w:cs="Arial"/>
          <w:i/>
          <w:iCs/>
          <w:color w:val="000000" w:themeColor="text1"/>
          <w:szCs w:val="24"/>
        </w:rPr>
        <w:t xml:space="preserve">branches </w:t>
      </w:r>
      <w:r w:rsidRPr="18E7EAD9">
        <w:rPr>
          <w:rFonts w:eastAsia="Arial" w:cs="Arial"/>
          <w:color w:val="000000" w:themeColor="text1"/>
          <w:szCs w:val="24"/>
        </w:rPr>
        <w:t xml:space="preserve">denominadas </w:t>
      </w:r>
      <w:r w:rsidRPr="18E7EAD9">
        <w:rPr>
          <w:rFonts w:eastAsia="Arial" w:cs="Arial"/>
          <w:i/>
          <w:iCs/>
          <w:color w:val="000000" w:themeColor="text1"/>
          <w:szCs w:val="24"/>
        </w:rPr>
        <w:t>Main,</w:t>
      </w:r>
      <w:r w:rsidRPr="18E7EAD9">
        <w:rPr>
          <w:rFonts w:eastAsia="Arial" w:cs="Arial"/>
          <w:color w:val="000000" w:themeColor="text1"/>
          <w:szCs w:val="24"/>
        </w:rPr>
        <w:t xml:space="preserve"> </w:t>
      </w:r>
      <w:r w:rsidRPr="18E7EAD9">
        <w:rPr>
          <w:rFonts w:eastAsia="Arial" w:cs="Arial"/>
          <w:i/>
          <w:iCs/>
          <w:color w:val="000000" w:themeColor="text1"/>
          <w:szCs w:val="24"/>
        </w:rPr>
        <w:t>Develop</w:t>
      </w:r>
      <w:r w:rsidRPr="18E7EAD9">
        <w:rPr>
          <w:rFonts w:eastAsia="Arial" w:cs="Arial"/>
          <w:color w:val="000000" w:themeColor="text1"/>
          <w:szCs w:val="24"/>
        </w:rPr>
        <w:t xml:space="preserve"> e </w:t>
      </w:r>
      <w:r w:rsidRPr="18E7EAD9">
        <w:rPr>
          <w:rFonts w:eastAsia="Arial" w:cs="Arial"/>
          <w:i/>
          <w:iCs/>
          <w:color w:val="000000" w:themeColor="text1"/>
          <w:szCs w:val="24"/>
        </w:rPr>
        <w:t>Beta</w:t>
      </w:r>
      <w:r w:rsidRPr="18E7EAD9">
        <w:rPr>
          <w:rFonts w:eastAsia="Arial" w:cs="Arial"/>
          <w:color w:val="000000" w:themeColor="text1"/>
          <w:szCs w:val="24"/>
        </w:rPr>
        <w:t>, com o propósito de organizar o fluxo de desenvolvimento, facilitar o controle de versões e melhorar a comunicação entre os membros da equipe.</w:t>
      </w:r>
    </w:p>
    <w:p w:rsidR="08E69506" w:rsidP="4BB8A627" w:rsidRDefault="08E69506" w14:paraId="1D016E5B" w14:textId="5AAEDE7D">
      <w:pPr>
        <w:pStyle w:val="TextoABNT"/>
        <w:rPr>
          <w:rFonts w:eastAsia="Arial" w:cs="Arial"/>
          <w:color w:val="000000" w:themeColor="text1"/>
        </w:rPr>
      </w:pPr>
      <w:r w:rsidRPr="4BB8A627">
        <w:rPr>
          <w:rFonts w:eastAsia="Arial" w:cs="Arial"/>
          <w:color w:val="000000" w:themeColor="text1"/>
        </w:rPr>
        <w:t xml:space="preserve">A branch </w:t>
      </w:r>
      <w:r w:rsidRPr="4BB8A627">
        <w:rPr>
          <w:rFonts w:eastAsia="Arial" w:cs="Arial"/>
          <w:i/>
          <w:iCs/>
          <w:color w:val="000000" w:themeColor="text1"/>
        </w:rPr>
        <w:t xml:space="preserve">Main </w:t>
      </w:r>
      <w:r w:rsidRPr="4BB8A627">
        <w:rPr>
          <w:rFonts w:eastAsia="Arial" w:cs="Arial"/>
          <w:color w:val="000000" w:themeColor="text1"/>
        </w:rPr>
        <w:t xml:space="preserve">é responsável por armazenar a versão estável do sistema, ou seja, aquela que se encontra em produção e em pleno funcionamento. A branch </w:t>
      </w:r>
      <w:r w:rsidRPr="4BB8A627" w:rsidR="09321A85">
        <w:rPr>
          <w:rFonts w:eastAsia="Arial" w:cs="Arial"/>
          <w:color w:val="000000" w:themeColor="text1"/>
        </w:rPr>
        <w:t>d</w:t>
      </w:r>
      <w:r w:rsidRPr="4BB8A627">
        <w:rPr>
          <w:rFonts w:eastAsia="Arial" w:cs="Arial"/>
          <w:i/>
          <w:iCs/>
          <w:color w:val="000000" w:themeColor="text1"/>
        </w:rPr>
        <w:t xml:space="preserve">evelop </w:t>
      </w:r>
      <w:r w:rsidRPr="4BB8A627">
        <w:rPr>
          <w:rFonts w:eastAsia="Arial" w:cs="Arial"/>
          <w:color w:val="000000" w:themeColor="text1"/>
        </w:rPr>
        <w:t xml:space="preserve">é utilizada para a implementação de novas funcionalidades e para a integração das alterações realizadas ao longo do desenvolvimento. A </w:t>
      </w:r>
      <w:r w:rsidRPr="4BB8A627">
        <w:rPr>
          <w:rFonts w:eastAsia="Arial" w:cs="Arial"/>
          <w:i/>
          <w:iCs/>
          <w:color w:val="000000" w:themeColor="text1"/>
        </w:rPr>
        <w:t xml:space="preserve">branch </w:t>
      </w:r>
      <w:r w:rsidRPr="4BB8A627" w:rsidR="5BBDBBC8">
        <w:rPr>
          <w:rFonts w:eastAsia="Arial" w:cs="Arial"/>
          <w:i/>
          <w:iCs/>
          <w:color w:val="000000" w:themeColor="text1"/>
        </w:rPr>
        <w:t>b</w:t>
      </w:r>
      <w:r w:rsidRPr="4BB8A627">
        <w:rPr>
          <w:rFonts w:eastAsia="Arial" w:cs="Arial"/>
          <w:color w:val="000000" w:themeColor="text1"/>
        </w:rPr>
        <w:t xml:space="preserve">eta, por sua vez, é destinada à execução de testes e processos de homologação, atuando como etapa intermediária entre a </w:t>
      </w:r>
      <w:r w:rsidRPr="4BB8A627" w:rsidR="699BFB3B">
        <w:rPr>
          <w:rFonts w:eastAsia="Arial" w:cs="Arial"/>
          <w:color w:val="000000" w:themeColor="text1"/>
        </w:rPr>
        <w:t>d</w:t>
      </w:r>
      <w:r w:rsidRPr="4BB8A627">
        <w:rPr>
          <w:rFonts w:eastAsia="Arial" w:cs="Arial"/>
          <w:color w:val="000000" w:themeColor="text1"/>
        </w:rPr>
        <w:t xml:space="preserve">evelop e a </w:t>
      </w:r>
      <w:r w:rsidRPr="4BB8A627" w:rsidR="7070B012">
        <w:rPr>
          <w:rFonts w:eastAsia="Arial" w:cs="Arial"/>
          <w:color w:val="000000" w:themeColor="text1"/>
        </w:rPr>
        <w:t>m</w:t>
      </w:r>
      <w:r w:rsidRPr="4BB8A627">
        <w:rPr>
          <w:rFonts w:eastAsia="Arial" w:cs="Arial"/>
          <w:color w:val="000000" w:themeColor="text1"/>
        </w:rPr>
        <w:t>ain, garantindo que somente versões previamente validadas sejam direcionadas ao ambiente de produção.</w:t>
      </w:r>
      <w:r w:rsidR="009A1EEE">
        <w:rPr>
          <w:rFonts w:eastAsia="Arial" w:cs="Arial"/>
          <w:color w:val="000000" w:themeColor="text1"/>
        </w:rPr>
        <w:t xml:space="preserve"> Na figura </w:t>
      </w:r>
      <w:r w:rsidR="00522FDD">
        <w:rPr>
          <w:rFonts w:eastAsia="Arial" w:cs="Arial"/>
          <w:color w:val="000000" w:themeColor="text1"/>
        </w:rPr>
        <w:t>7</w:t>
      </w:r>
      <w:r w:rsidR="00D91C0E">
        <w:rPr>
          <w:rFonts w:eastAsia="Arial" w:cs="Arial"/>
          <w:color w:val="000000" w:themeColor="text1"/>
        </w:rPr>
        <w:t xml:space="preserve"> representa</w:t>
      </w:r>
      <w:r w:rsidR="009A1EEE">
        <w:rPr>
          <w:rFonts w:eastAsia="Arial" w:cs="Arial"/>
          <w:color w:val="000000" w:themeColor="text1"/>
        </w:rPr>
        <w:t xml:space="preserve"> a estru</w:t>
      </w:r>
      <w:r w:rsidR="00D91C0E">
        <w:rPr>
          <w:rFonts w:eastAsia="Arial" w:cs="Arial"/>
          <w:color w:val="000000" w:themeColor="text1"/>
        </w:rPr>
        <w:t>tura.</w:t>
      </w:r>
    </w:p>
    <w:p w:rsidRPr="008E7414" w:rsidR="005823DF" w:rsidP="005823DF" w:rsidRDefault="005823DF" w14:paraId="5D78956C" w14:textId="49B5C153">
      <w:pPr>
        <w:pStyle w:val="Caption"/>
        <w:keepNext/>
        <w:jc w:val="center"/>
        <w:rPr>
          <w:color w:val="000000" w:themeColor="text1"/>
        </w:rPr>
      </w:pPr>
      <w:bookmarkStart w:name="_Toc215266371" w:id="78"/>
      <w:r w:rsidRPr="008E7414">
        <w:rPr>
          <w:color w:val="000000" w:themeColor="text1"/>
        </w:rPr>
        <w:t xml:space="preserve">Figura </w:t>
      </w:r>
      <w:r w:rsidRPr="008E7414">
        <w:rPr>
          <w:color w:val="000000" w:themeColor="text1"/>
        </w:rPr>
        <w:fldChar w:fldCharType="begin"/>
      </w:r>
      <w:r w:rsidRPr="008E7414">
        <w:rPr>
          <w:color w:val="000000" w:themeColor="text1"/>
        </w:rPr>
        <w:instrText xml:space="preserve"> SEQ Figura \* ARABIC </w:instrText>
      </w:r>
      <w:r w:rsidRPr="008E7414">
        <w:rPr>
          <w:color w:val="000000" w:themeColor="text1"/>
        </w:rPr>
        <w:fldChar w:fldCharType="separate"/>
      </w:r>
      <w:r w:rsidRPr="008E7414">
        <w:rPr>
          <w:noProof/>
          <w:color w:val="000000" w:themeColor="text1"/>
        </w:rPr>
        <w:t>7</w:t>
      </w:r>
      <w:r w:rsidRPr="008E7414">
        <w:rPr>
          <w:color w:val="000000" w:themeColor="text1"/>
        </w:rPr>
        <w:fldChar w:fldCharType="end"/>
      </w:r>
      <w:r w:rsidRPr="008E7414">
        <w:rPr>
          <w:color w:val="000000" w:themeColor="text1"/>
        </w:rPr>
        <w:t xml:space="preserve"> - Branches</w:t>
      </w:r>
      <w:bookmarkEnd w:id="78"/>
    </w:p>
    <w:p w:rsidR="00C13044" w:rsidP="001D4BDF" w:rsidRDefault="00131BE5" w14:paraId="77D5047C" w14:textId="6561041A">
      <w:pPr>
        <w:pStyle w:val="TextoABNT"/>
        <w:ind w:left="993" w:hanging="993"/>
        <w:jc w:val="center"/>
        <w:rPr>
          <w:rFonts w:eastAsia="Arial" w:cs="Arial"/>
          <w:color w:val="000000" w:themeColor="text1"/>
        </w:rPr>
      </w:pPr>
      <w:r>
        <w:rPr>
          <w:rFonts w:eastAsia="Arial" w:cs="Arial"/>
          <w:noProof/>
          <w:color w:val="000000" w:themeColor="text1"/>
        </w:rPr>
        <w:drawing>
          <wp:inline distT="0" distB="0" distL="0" distR="0" wp14:anchorId="55E74617" wp14:editId="1D17F78E">
            <wp:extent cx="3459671" cy="2306320"/>
            <wp:effectExtent l="0" t="0" r="7620" b="0"/>
            <wp:docPr id="193918893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88932" name="Imagem 1939188932"/>
                    <pic:cNvPicPr/>
                  </pic:nvPicPr>
                  <pic:blipFill>
                    <a:blip r:embed="rId18"/>
                    <a:stretch>
                      <a:fillRect/>
                    </a:stretch>
                  </pic:blipFill>
                  <pic:spPr>
                    <a:xfrm>
                      <a:off x="0" y="0"/>
                      <a:ext cx="3469544" cy="2312901"/>
                    </a:xfrm>
                    <a:prstGeom prst="rect">
                      <a:avLst/>
                    </a:prstGeom>
                  </pic:spPr>
                </pic:pic>
              </a:graphicData>
            </a:graphic>
          </wp:inline>
        </w:drawing>
      </w:r>
    </w:p>
    <w:p w:rsidRPr="00AB6E5E" w:rsidR="00EF551A" w:rsidP="001D4BDF" w:rsidRDefault="00EF551A" w14:paraId="3DC4B8A3" w14:textId="46A79741">
      <w:pPr>
        <w:pStyle w:val="TextoABNT"/>
        <w:ind w:left="993" w:hanging="993"/>
        <w:jc w:val="center"/>
        <w:rPr>
          <w:rFonts w:eastAsia="Arial" w:cs="Arial"/>
          <w:b/>
          <w:bCs/>
          <w:color w:val="000000" w:themeColor="text1"/>
          <w:sz w:val="20"/>
          <w:szCs w:val="20"/>
        </w:rPr>
      </w:pPr>
      <w:r w:rsidRPr="00AB6E5E">
        <w:rPr>
          <w:rFonts w:eastAsia="Arial" w:cs="Arial"/>
          <w:b/>
          <w:bCs/>
          <w:color w:val="000000" w:themeColor="text1"/>
          <w:sz w:val="20"/>
          <w:szCs w:val="20"/>
        </w:rPr>
        <w:t xml:space="preserve">Fonte: </w:t>
      </w:r>
      <w:r w:rsidRPr="00AB6E5E" w:rsidR="00AB6E5E">
        <w:rPr>
          <w:rFonts w:eastAsia="Arial" w:cs="Arial"/>
          <w:b/>
          <w:bCs/>
          <w:color w:val="000000" w:themeColor="text1"/>
          <w:sz w:val="20"/>
          <w:szCs w:val="20"/>
        </w:rPr>
        <w:t>a</w:t>
      </w:r>
      <w:r w:rsidRPr="00AB6E5E">
        <w:rPr>
          <w:rFonts w:eastAsia="Arial" w:cs="Arial"/>
          <w:b/>
          <w:bCs/>
          <w:color w:val="000000" w:themeColor="text1"/>
          <w:sz w:val="20"/>
          <w:szCs w:val="20"/>
        </w:rPr>
        <w:t>ut</w:t>
      </w:r>
      <w:r w:rsidRPr="00AB6E5E" w:rsidR="00AB6E5E">
        <w:rPr>
          <w:rFonts w:eastAsia="Arial" w:cs="Arial"/>
          <w:b/>
          <w:bCs/>
          <w:color w:val="000000" w:themeColor="text1"/>
          <w:sz w:val="20"/>
          <w:szCs w:val="20"/>
        </w:rPr>
        <w:t>ores</w:t>
      </w:r>
    </w:p>
    <w:p w:rsidR="18E7EAD9" w:rsidP="18E7EAD9" w:rsidRDefault="18E7EAD9" w14:paraId="275EBCCD" w14:textId="483E37E9">
      <w:pPr>
        <w:spacing w:after="0" w:line="360" w:lineRule="auto"/>
        <w:ind w:left="2831" w:firstLine="709"/>
        <w:rPr>
          <w:rFonts w:eastAsia="Arial" w:cs="Arial"/>
          <w:color w:val="000000" w:themeColor="text1"/>
          <w:szCs w:val="24"/>
        </w:rPr>
      </w:pPr>
    </w:p>
    <w:p w:rsidR="18E7EAD9" w:rsidP="000377C6" w:rsidRDefault="08E69506" w14:paraId="7A0C3FA2" w14:textId="7B36AD00">
      <w:pPr>
        <w:pStyle w:val="TextoABNT"/>
        <w:rPr>
          <w:rFonts w:eastAsia="Arial" w:cs="Arial"/>
          <w:color w:val="000000" w:themeColor="text1"/>
          <w:szCs w:val="24"/>
        </w:rPr>
      </w:pPr>
      <w:r w:rsidRPr="18E7EAD9">
        <w:rPr>
          <w:rFonts w:eastAsia="Arial" w:cs="Arial"/>
          <w:color w:val="000000" w:themeColor="text1"/>
          <w:szCs w:val="24"/>
        </w:rPr>
        <w:t xml:space="preserve">O código apresenta uma estrutura organizada e modular, sendo dividido em três pastas principais, cada uma com responsabilidades bem definidas. A pasta </w:t>
      </w:r>
      <w:r w:rsidRPr="005E4E05">
        <w:rPr>
          <w:rFonts w:eastAsia="Arial" w:cs="Arial"/>
          <w:i/>
          <w:iCs/>
          <w:color w:val="000000" w:themeColor="text1"/>
          <w:szCs w:val="24"/>
        </w:rPr>
        <w:t>accessibility</w:t>
      </w:r>
      <w:r w:rsidRPr="18E7EAD9">
        <w:rPr>
          <w:rFonts w:eastAsia="Arial" w:cs="Arial"/>
          <w:color w:val="000000" w:themeColor="text1"/>
          <w:szCs w:val="24"/>
        </w:rPr>
        <w:t xml:space="preserve"> concentra toda a lógica relacionada à acessibilidade, incluindo o mapeamento dos áudios associados às teclas e demais recursos voltados à interação de usuários com deficiência visual.</w:t>
      </w:r>
    </w:p>
    <w:p w:rsidR="08E69506" w:rsidP="18E7EAD9" w:rsidRDefault="08E69506" w14:paraId="4A733193" w14:textId="71C5EF2C">
      <w:pPr>
        <w:pStyle w:val="TextoABNT"/>
        <w:rPr>
          <w:rFonts w:eastAsia="Arial" w:cs="Arial"/>
          <w:color w:val="000000" w:themeColor="text1"/>
          <w:szCs w:val="24"/>
        </w:rPr>
      </w:pPr>
      <w:r w:rsidRPr="18E7EAD9">
        <w:rPr>
          <w:rFonts w:eastAsia="Arial" w:cs="Arial"/>
          <w:color w:val="000000" w:themeColor="text1"/>
          <w:szCs w:val="24"/>
        </w:rPr>
        <w:t xml:space="preserve">A pasta core é responsável por armazenar a lógica principal do sistema, compreendendo o motor de cálculo e as funcionalidades essenciais que garantem o correto funcionamento da calculadora. Já a pasta </w:t>
      </w:r>
      <w:r w:rsidR="00332D1B">
        <w:rPr>
          <w:rFonts w:eastAsia="Arial" w:cs="Arial"/>
          <w:color w:val="000000" w:themeColor="text1"/>
          <w:szCs w:val="24"/>
        </w:rPr>
        <w:t>UI</w:t>
      </w:r>
      <w:r w:rsidRPr="18E7EAD9">
        <w:rPr>
          <w:rFonts w:eastAsia="Arial" w:cs="Arial"/>
          <w:color w:val="000000" w:themeColor="text1"/>
          <w:szCs w:val="24"/>
        </w:rPr>
        <w:t xml:space="preserve"> contém os componentes relacionados à interface do usuário, sendo responsável pela estruturação e apresentação visual do</w:t>
      </w:r>
      <w:r w:rsidRPr="00332D1B">
        <w:rPr>
          <w:rFonts w:eastAsia="Arial" w:cs="Arial"/>
          <w:i/>
          <w:iCs/>
          <w:color w:val="000000" w:themeColor="text1"/>
          <w:szCs w:val="24"/>
        </w:rPr>
        <w:t xml:space="preserve"> frontend</w:t>
      </w:r>
      <w:r w:rsidRPr="18E7EAD9">
        <w:rPr>
          <w:rFonts w:eastAsia="Arial" w:cs="Arial"/>
          <w:color w:val="000000" w:themeColor="text1"/>
          <w:szCs w:val="24"/>
        </w:rPr>
        <w:t xml:space="preserve"> do aplicativo.</w:t>
      </w:r>
    </w:p>
    <w:p w:rsidR="08E69506" w:rsidP="18E7EAD9" w:rsidRDefault="08E69506" w14:paraId="19AEF40F" w14:textId="5BCAB944">
      <w:pPr>
        <w:pStyle w:val="TextoABNT"/>
        <w:rPr>
          <w:rFonts w:eastAsia="Arial" w:cs="Arial"/>
          <w:color w:val="000000" w:themeColor="text1"/>
          <w:szCs w:val="24"/>
        </w:rPr>
      </w:pPr>
      <w:r w:rsidRPr="18E7EAD9">
        <w:rPr>
          <w:rFonts w:eastAsia="Arial" w:cs="Arial"/>
          <w:color w:val="000000" w:themeColor="text1"/>
          <w:szCs w:val="24"/>
        </w:rPr>
        <w:t>Essa organização contribui para uma melhor separação de responsabilidades, maior manutenibilidade do código e facilidade na manutenção e expansão futura do sistema.</w:t>
      </w:r>
      <w:r w:rsidR="00EC5706">
        <w:rPr>
          <w:rFonts w:eastAsia="Arial" w:cs="Arial"/>
          <w:color w:val="000000" w:themeColor="text1"/>
          <w:szCs w:val="24"/>
        </w:rPr>
        <w:t xml:space="preserve"> Representação na Figura 8.</w:t>
      </w:r>
    </w:p>
    <w:p w:rsidR="00EC5706" w:rsidP="17D32C25" w:rsidRDefault="00EC5706" w14:paraId="06022490" w14:textId="77777777">
      <w:pPr>
        <w:pStyle w:val="TextoABNT"/>
        <w:rPr>
          <w:rFonts w:eastAsia="Arial" w:cs="Arial"/>
          <w:color w:val="000000" w:themeColor="text1"/>
          <w:szCs w:val="24"/>
        </w:rPr>
      </w:pPr>
    </w:p>
    <w:p w:rsidR="00EC5706" w:rsidP="00EC5706" w:rsidRDefault="00EC5706" w14:paraId="24A90680" w14:textId="0D0E8662">
      <w:pPr>
        <w:pStyle w:val="Caption"/>
        <w:keepNext/>
        <w:jc w:val="center"/>
      </w:pPr>
      <w:bookmarkStart w:name="_Toc215266372" w:id="79"/>
      <w:r>
        <w:t xml:space="preserve">Figura </w:t>
      </w:r>
      <w:r>
        <w:fldChar w:fldCharType="begin"/>
      </w:r>
      <w:r>
        <w:instrText xml:space="preserve"> SEQ Figura \* ARABIC </w:instrText>
      </w:r>
      <w:r>
        <w:fldChar w:fldCharType="separate"/>
      </w:r>
      <w:r>
        <w:rPr>
          <w:noProof/>
        </w:rPr>
        <w:t>8</w:t>
      </w:r>
      <w:r>
        <w:rPr>
          <w:noProof/>
        </w:rPr>
        <w:fldChar w:fldCharType="end"/>
      </w:r>
      <w:r>
        <w:t xml:space="preserve"> - Repositório Git</w:t>
      </w:r>
      <w:bookmarkEnd w:id="79"/>
    </w:p>
    <w:p w:rsidR="00EC5706" w:rsidP="00EC5706" w:rsidRDefault="00EC5706" w14:paraId="240CAE87" w14:textId="5AC69B15">
      <w:pPr>
        <w:pStyle w:val="TextoABNT"/>
        <w:ind w:firstLine="0"/>
        <w:jc w:val="center"/>
        <w:rPr>
          <w:rFonts w:eastAsia="Arial" w:cs="Arial"/>
          <w:color w:val="000000" w:themeColor="text1"/>
          <w:szCs w:val="24"/>
        </w:rPr>
      </w:pPr>
      <w:r>
        <w:rPr>
          <w:rFonts w:eastAsia="Arial" w:cs="Arial"/>
          <w:noProof/>
          <w:color w:val="000000" w:themeColor="text1"/>
          <w:szCs w:val="24"/>
        </w:rPr>
        <w:drawing>
          <wp:inline distT="0" distB="0" distL="0" distR="0" wp14:anchorId="10386A32" wp14:editId="056A587D">
            <wp:extent cx="1441456" cy="2162262"/>
            <wp:effectExtent l="0" t="0" r="6350" b="9525"/>
            <wp:docPr id="1065750230" name="Imagem 4"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50230" name="Imagem 4" descr="Diagrama&#10;&#10;O conteúdo gerado por IA pode estar incorreto."/>
                    <pic:cNvPicPr/>
                  </pic:nvPicPr>
                  <pic:blipFill>
                    <a:blip r:embed="rId19"/>
                    <a:stretch>
                      <a:fillRect/>
                    </a:stretch>
                  </pic:blipFill>
                  <pic:spPr>
                    <a:xfrm>
                      <a:off x="0" y="0"/>
                      <a:ext cx="1453687" cy="2180609"/>
                    </a:xfrm>
                    <a:prstGeom prst="rect">
                      <a:avLst/>
                    </a:prstGeom>
                  </pic:spPr>
                </pic:pic>
              </a:graphicData>
            </a:graphic>
          </wp:inline>
        </w:drawing>
      </w:r>
    </w:p>
    <w:p w:rsidRPr="00EC5706" w:rsidR="00EC5706" w:rsidP="00EC5706" w:rsidRDefault="00EC5706" w14:paraId="359923FD" w14:textId="57C7793D">
      <w:pPr>
        <w:pStyle w:val="TextoABNT"/>
        <w:ind w:firstLine="0"/>
        <w:jc w:val="center"/>
        <w:rPr>
          <w:rFonts w:eastAsia="Arial" w:cs="Arial"/>
          <w:b/>
          <w:bCs/>
          <w:color w:val="000000" w:themeColor="text1"/>
          <w:sz w:val="20"/>
          <w:szCs w:val="20"/>
        </w:rPr>
      </w:pPr>
      <w:r w:rsidRPr="00EC5706">
        <w:rPr>
          <w:rFonts w:eastAsia="Arial" w:cs="Arial"/>
          <w:b/>
          <w:bCs/>
          <w:color w:val="000000" w:themeColor="text1"/>
          <w:sz w:val="20"/>
          <w:szCs w:val="20"/>
        </w:rPr>
        <w:t>Fonte: autores</w:t>
      </w:r>
    </w:p>
    <w:p w:rsidR="00EC5706" w:rsidP="00EC5706" w:rsidRDefault="00EC5706" w14:paraId="08A783B2" w14:textId="77777777">
      <w:pPr>
        <w:pStyle w:val="TextoABNT"/>
        <w:ind w:firstLine="0"/>
        <w:jc w:val="center"/>
        <w:rPr>
          <w:rFonts w:eastAsia="Arial" w:cs="Arial"/>
          <w:color w:val="000000" w:themeColor="text1"/>
          <w:szCs w:val="24"/>
        </w:rPr>
      </w:pPr>
    </w:p>
    <w:p w:rsidR="18E7EAD9" w:rsidP="18E7EAD9" w:rsidRDefault="18E7EAD9" w14:paraId="322D50B0" w14:textId="5FDB3901"/>
    <w:p w:rsidR="18E7EAD9" w:rsidP="18E7EAD9" w:rsidRDefault="18E7EAD9" w14:paraId="4DD99959" w14:textId="4FD2D64F">
      <w:pPr>
        <w:pStyle w:val="TextoABNT"/>
      </w:pPr>
    </w:p>
    <w:p w:rsidR="00D216B4" w:rsidP="00416254" w:rsidRDefault="0071433F" w14:paraId="1680FD9A" w14:textId="038DC8DE">
      <w:pPr>
        <w:pStyle w:val="Heading1"/>
      </w:pPr>
      <w:bookmarkStart w:name="_Toc380558752" w:id="80"/>
      <w:r>
        <w:t>RESULTADOS</w:t>
      </w:r>
      <w:bookmarkEnd w:id="80"/>
    </w:p>
    <w:p w:rsidR="00222933" w:rsidP="00222933" w:rsidRDefault="00222933" w14:paraId="1917EFDB" w14:textId="77777777">
      <w:pPr>
        <w:pStyle w:val="TextoABNT"/>
        <w:ind w:firstLine="0"/>
      </w:pPr>
      <w:bookmarkStart w:name="_Toc668675703" w:id="81"/>
      <w:r>
        <w:tab/>
      </w:r>
      <w:r>
        <w:t>F</w:t>
      </w:r>
      <w:r w:rsidRPr="0061161A">
        <w:t>oram confeccionadas algumas keycaps</w:t>
      </w:r>
      <w:r>
        <w:t xml:space="preserve"> para testes iniciais</w:t>
      </w:r>
      <w:r w:rsidRPr="0061161A">
        <w:t>; contudo, as primeiras unidades apresentaram baixa qualidade de acabamento e inconsistências táteis, não atendendo plenamente aos requisitos de legibilidade e padronização desejados.</w:t>
      </w:r>
    </w:p>
    <w:p w:rsidRPr="00B3149E" w:rsidR="00222933" w:rsidP="00222933" w:rsidRDefault="00222933" w14:paraId="465960D7" w14:textId="77777777">
      <w:pPr>
        <w:pStyle w:val="TextoABNT"/>
        <w:rPr>
          <w:rFonts w:eastAsia="Open Sans" w:cs="Arial"/>
          <w:szCs w:val="24"/>
        </w:rPr>
      </w:pPr>
      <w:r>
        <w:rPr>
          <w:rFonts w:eastAsia="Open Sans" w:cs="Arial"/>
          <w:szCs w:val="24"/>
        </w:rPr>
        <w:t>Posteriormente</w:t>
      </w:r>
      <w:r w:rsidRPr="00894D1D">
        <w:rPr>
          <w:rFonts w:eastAsia="Open Sans" w:cs="Arial"/>
          <w:szCs w:val="24"/>
        </w:rPr>
        <w:t>, foi agendada uma visita no Lar das Moças Cegas, onde, após observar situações em uma das salas, surgiu a ideia de mudanças a serem feitas no software da calculadora, alterando cores de alguns dos botões e aumentando o valor do tamanho da fonte, de modo a tornar o software mais acessível para usuários não apenas com perda de visão total, mas também para aqueles com perda de visão parcial. Também foi estabelecido contato com o grupo de T.I. e discutida a opção de retorno para teste da leitura braile das teclas que serão confeccionada</w:t>
      </w:r>
      <w:r>
        <w:rPr>
          <w:rFonts w:eastAsia="Open Sans" w:cs="Arial"/>
          <w:szCs w:val="24"/>
        </w:rPr>
        <w:t>s</w:t>
      </w:r>
      <w:r w:rsidRPr="00894D1D">
        <w:rPr>
          <w:rFonts w:eastAsia="Open Sans" w:cs="Arial"/>
          <w:szCs w:val="24"/>
        </w:rPr>
        <w:t>.</w:t>
      </w:r>
    </w:p>
    <w:p w:rsidR="0096721A" w:rsidP="2CCFE8CD" w:rsidRDefault="3BDC6CAA" w14:paraId="0F5FD464" w14:textId="2F38CE3A">
      <w:pPr>
        <w:pStyle w:val="Heading1"/>
        <w:ind w:hanging="432"/>
      </w:pPr>
      <w:r>
        <w:t>CONCLUSÃO</w:t>
      </w:r>
      <w:bookmarkEnd w:id="81"/>
    </w:p>
    <w:p w:rsidR="0096721A" w:rsidP="66BD74CC" w:rsidRDefault="0096721A" w14:paraId="7580BA77" w14:textId="77777777">
      <w:pPr>
        <w:jc w:val="left"/>
      </w:pPr>
    </w:p>
    <w:p w:rsidR="0096721A" w:rsidP="66BD74CC" w:rsidRDefault="0096721A" w14:paraId="16BB0875" w14:textId="77777777">
      <w:pPr>
        <w:jc w:val="left"/>
      </w:pPr>
    </w:p>
    <w:p w:rsidR="0096721A" w:rsidP="66BD74CC" w:rsidRDefault="0096721A" w14:paraId="5AD321C6" w14:textId="77777777">
      <w:pPr>
        <w:jc w:val="left"/>
      </w:pPr>
    </w:p>
    <w:p w:rsidR="0096721A" w:rsidP="66BD74CC" w:rsidRDefault="0096721A" w14:paraId="17967014" w14:textId="0758982B">
      <w:pPr>
        <w:jc w:val="left"/>
      </w:pPr>
    </w:p>
    <w:bookmarkStart w:name="_Toc252669169" w:displacedByCustomXml="next" w:id="82"/>
    <w:sdt>
      <w:sdtPr>
        <w:id w:val="-1538812937"/>
        <w:docPartObj>
          <w:docPartGallery w:val="Bibliographies"/>
          <w:docPartUnique/>
        </w:docPartObj>
        <w:rPr>
          <w:rFonts w:eastAsia="游明朝" w:cs="Arial" w:eastAsiaTheme="minorEastAsia" w:cstheme="minorBidi"/>
          <w:b w:val="0"/>
          <w:bCs w:val="0"/>
          <w:color w:val="auto"/>
        </w:rPr>
      </w:sdtPr>
      <w:sdtContent>
        <w:p w:rsidR="00673ABC" w:rsidP="0096721A" w:rsidRDefault="00991A0C" w14:paraId="0FC1681D" w14:textId="0C8F4C12">
          <w:pPr>
            <w:pStyle w:val="Titulosemnumerao"/>
          </w:pPr>
          <w:r>
            <w:t>REFERÊNCIAS</w:t>
          </w:r>
          <w:bookmarkEnd w:id="82"/>
        </w:p>
        <w:sdt>
          <w:sdtPr>
            <w:id w:val="111145805"/>
            <w:bibliography/>
          </w:sdtPr>
          <w:sdtContent>
            <w:p w:rsidR="00DD17F6" w:rsidRDefault="00673ABC" w14:paraId="6037222C" w14:textId="77777777">
              <w:pPr>
                <w:pStyle w:val="Bibliography"/>
                <w:ind w:left="720" w:hanging="720"/>
                <w:rPr>
                  <w:noProof/>
                  <w:szCs w:val="24"/>
                </w:rPr>
              </w:pPr>
              <w:r>
                <w:fldChar w:fldCharType="begin"/>
              </w:r>
              <w:r>
                <w:instrText>BIBLIOGRAPHY</w:instrText>
              </w:r>
              <w:r>
                <w:fldChar w:fldCharType="separate"/>
              </w:r>
              <w:r w:rsidR="00DD17F6">
                <w:rPr>
                  <w:noProof/>
                </w:rPr>
                <w:t xml:space="preserve">AQUI, T. (2024). </w:t>
              </w:r>
              <w:r w:rsidR="00DD17F6">
                <w:rPr>
                  <w:i/>
                  <w:iCs/>
                  <w:noProof/>
                </w:rPr>
                <w:t>What Are the Four Types of Disability?</w:t>
              </w:r>
              <w:r w:rsidR="00DD17F6">
                <w:rPr>
                  <w:noProof/>
                </w:rPr>
                <w:t xml:space="preserve"> Fonte: Disability Help: https://www.disabilityhelp.org/what-are-the-four-types-of-disability/</w:t>
              </w:r>
            </w:p>
            <w:p w:rsidR="00DD17F6" w:rsidRDefault="00DD17F6" w14:paraId="3E26D770" w14:textId="77777777">
              <w:pPr>
                <w:pStyle w:val="Bibliography"/>
                <w:ind w:left="720" w:hanging="720"/>
                <w:rPr>
                  <w:noProof/>
                </w:rPr>
              </w:pPr>
              <w:r>
                <w:rPr>
                  <w:noProof/>
                </w:rPr>
                <w:t xml:space="preserve">Arduino CC. (2018). </w:t>
              </w:r>
              <w:r>
                <w:rPr>
                  <w:i/>
                  <w:iCs/>
                  <w:noProof/>
                </w:rPr>
                <w:t>Arduino CC</w:t>
              </w:r>
              <w:r>
                <w:rPr>
                  <w:noProof/>
                </w:rPr>
                <w:t>. Acesso em 15 de 08 de 2025, disponível em O que é Arduino?: https://www.arduino.cc/en/Guide/Introduction/</w:t>
              </w:r>
            </w:p>
            <w:p w:rsidR="00DD17F6" w:rsidRDefault="00DD17F6" w14:paraId="7323BB47" w14:textId="77777777">
              <w:pPr>
                <w:pStyle w:val="Bibliography"/>
                <w:ind w:left="720" w:hanging="720"/>
                <w:rPr>
                  <w:noProof/>
                </w:rPr>
              </w:pPr>
              <w:r>
                <w:rPr>
                  <w:noProof/>
                </w:rPr>
                <w:t xml:space="preserve">CHÉROLET, B. (25 de 07 de 2023). </w:t>
              </w:r>
              <w:r>
                <w:rPr>
                  <w:i/>
                  <w:iCs/>
                  <w:noProof/>
                </w:rPr>
                <w:t>Conheça Helen Adams Keller</w:t>
              </w:r>
              <w:r>
                <w:rPr>
                  <w:noProof/>
                </w:rPr>
                <w:t>. Acesso em 17 de 07 de 2025, disponível em educamaisbrasil: https://www.educamaisbrasil.com.br/educacao/carreira/conheca-helen-adams-keller</w:t>
              </w:r>
            </w:p>
            <w:p w:rsidR="00DD17F6" w:rsidRDefault="00DD17F6" w14:paraId="3CD47998" w14:textId="77777777">
              <w:pPr>
                <w:pStyle w:val="Bibliography"/>
                <w:ind w:left="720" w:hanging="720"/>
                <w:rPr>
                  <w:noProof/>
                </w:rPr>
              </w:pPr>
              <w:r>
                <w:rPr>
                  <w:noProof/>
                </w:rPr>
                <w:t xml:space="preserve">CHERRY. (s.d.). </w:t>
              </w:r>
              <w:r>
                <w:rPr>
                  <w:i/>
                  <w:iCs/>
                  <w:noProof/>
                </w:rPr>
                <w:t>MX2A-L1NA: Smooth and direct.</w:t>
              </w:r>
              <w:r>
                <w:rPr>
                  <w:noProof/>
                </w:rPr>
                <w:t xml:space="preserve"> Acesso em 19 de 08 de 2025, disponível em https://www.cherry.de/en-gb/product/mx2a-red</w:t>
              </w:r>
            </w:p>
            <w:p w:rsidR="00DD17F6" w:rsidRDefault="00DD17F6" w14:paraId="3E499E27" w14:textId="77777777">
              <w:pPr>
                <w:pStyle w:val="Bibliography"/>
                <w:ind w:left="720" w:hanging="720"/>
                <w:rPr>
                  <w:noProof/>
                </w:rPr>
              </w:pPr>
              <w:r>
                <w:rPr>
                  <w:noProof/>
                </w:rPr>
                <w:t xml:space="preserve">Darela, E., Cardoso, M. C., Rosa, R. C., Nunes, K. L., &amp; Moterle, R. A. (2022). </w:t>
              </w:r>
              <w:r>
                <w:rPr>
                  <w:i/>
                  <w:iCs/>
                  <w:noProof/>
                </w:rPr>
                <w:t>História da Matemática.</w:t>
              </w:r>
              <w:r>
                <w:rPr>
                  <w:noProof/>
                </w:rPr>
                <w:t xml:space="preserve"> Palhoça, SC: UnisulVirtual. Acesso em 14 de 08 de 2025, disponível em https://repositorio-api.animaeducacao.com.br/server/api/core/bitstreams/6beb85b2-bc6f-4c3a-acec-fc44bb95f1c8/content</w:t>
              </w:r>
            </w:p>
            <w:p w:rsidR="00DD17F6" w:rsidRDefault="00DD17F6" w14:paraId="29450128" w14:textId="77777777">
              <w:pPr>
                <w:pStyle w:val="Bibliography"/>
                <w:ind w:left="720" w:hanging="720"/>
                <w:rPr>
                  <w:noProof/>
                </w:rPr>
              </w:pPr>
              <w:r>
                <w:rPr>
                  <w:noProof/>
                </w:rPr>
                <w:t xml:space="preserve">Dislexia MEDICA. (s.d.). </w:t>
              </w:r>
              <w:r>
                <w:rPr>
                  <w:i/>
                  <w:iCs/>
                  <w:noProof/>
                </w:rPr>
                <w:t>Tabelas</w:t>
              </w:r>
              <w:r>
                <w:rPr>
                  <w:noProof/>
                </w:rPr>
                <w:t>. Fonte: DIslexia: https://dislexia.med.br/snellen</w:t>
              </w:r>
            </w:p>
            <w:p w:rsidR="00DD17F6" w:rsidRDefault="00DD17F6" w14:paraId="574A1DD7" w14:textId="77777777">
              <w:pPr>
                <w:pStyle w:val="Bibliography"/>
                <w:ind w:left="720" w:hanging="720"/>
                <w:rPr>
                  <w:noProof/>
                </w:rPr>
              </w:pPr>
              <w:r>
                <w:rPr>
                  <w:noProof/>
                </w:rPr>
                <w:t xml:space="preserve">ECHES, E. C. (2022). Estudantes com deficiência visual na universidade. </w:t>
              </w:r>
              <w:r>
                <w:rPr>
                  <w:i/>
                  <w:iCs/>
                  <w:noProof/>
                </w:rPr>
                <w:t>indicadores educacionais brasileiros</w:t>
              </w:r>
              <w:r>
                <w:rPr>
                  <w:noProof/>
                </w:rPr>
                <w:t>. Acesso em 14 de 08 de 2025, disponível em https://revistas.ufrj.br/index.php/rce/issue/view/2365</w:t>
              </w:r>
            </w:p>
            <w:p w:rsidR="00DD17F6" w:rsidRDefault="00DD17F6" w14:paraId="5167B7CB" w14:textId="77777777">
              <w:pPr>
                <w:pStyle w:val="Bibliography"/>
                <w:ind w:left="720" w:hanging="720"/>
                <w:rPr>
                  <w:noProof/>
                </w:rPr>
              </w:pPr>
              <w:r>
                <w:rPr>
                  <w:noProof/>
                </w:rPr>
                <w:t xml:space="preserve">EVES, H. (2011). </w:t>
              </w:r>
              <w:r>
                <w:rPr>
                  <w:i/>
                  <w:iCs/>
                  <w:noProof/>
                </w:rPr>
                <w:t>Introdução à história da matemática.</w:t>
              </w:r>
              <w:r>
                <w:rPr>
                  <w:noProof/>
                </w:rPr>
                <w:t xml:space="preserve"> UNICAMP.</w:t>
              </w:r>
            </w:p>
            <w:p w:rsidR="00DD17F6" w:rsidRDefault="00DD17F6" w14:paraId="1302B5CC" w14:textId="77777777">
              <w:pPr>
                <w:pStyle w:val="Bibliography"/>
                <w:ind w:left="720" w:hanging="720"/>
                <w:rPr>
                  <w:noProof/>
                </w:rPr>
              </w:pPr>
              <w:r>
                <w:rPr>
                  <w:noProof/>
                </w:rPr>
                <w:t xml:space="preserve">FONTOURA, P. R. (2 de dezembro de 2021). </w:t>
              </w:r>
              <w:r>
                <w:rPr>
                  <w:i/>
                  <w:iCs/>
                  <w:noProof/>
                </w:rPr>
                <w:t>Alan Turing, o pai da computação.</w:t>
              </w:r>
              <w:r>
                <w:rPr>
                  <w:noProof/>
                </w:rPr>
                <w:t xml:space="preserve"> Acesso em 15 de agosto de 2025, disponível em Invivo: https://www.invivo.fiocruz.br/historia/alan-turing-o-pai-da-computacao/</w:t>
              </w:r>
            </w:p>
            <w:p w:rsidR="00DD17F6" w:rsidRDefault="00DD17F6" w14:paraId="6A051EC9" w14:textId="77777777">
              <w:pPr>
                <w:pStyle w:val="Bibliography"/>
                <w:ind w:left="720" w:hanging="720"/>
                <w:rPr>
                  <w:noProof/>
                </w:rPr>
              </w:pPr>
              <w:r>
                <w:rPr>
                  <w:noProof/>
                </w:rPr>
                <w:t xml:space="preserve">FRAZÃO, D. (05 de 06 de 2020). </w:t>
              </w:r>
              <w:r>
                <w:rPr>
                  <w:i/>
                  <w:iCs/>
                  <w:noProof/>
                </w:rPr>
                <w:t>Helen Keller - Escritora e ativista social</w:t>
              </w:r>
              <w:r>
                <w:rPr>
                  <w:noProof/>
                </w:rPr>
                <w:t>. Acesso em 17 de 07 de 2025, disponível em eBiografia: https://www.ebiografia.com/helen_keller/</w:t>
              </w:r>
            </w:p>
            <w:p w:rsidR="00DD17F6" w:rsidRDefault="00DD17F6" w14:paraId="617AF064" w14:textId="77777777">
              <w:pPr>
                <w:pStyle w:val="Bibliography"/>
                <w:ind w:left="720" w:hanging="720"/>
                <w:rPr>
                  <w:noProof/>
                </w:rPr>
              </w:pPr>
              <w:r>
                <w:rPr>
                  <w:noProof/>
                </w:rPr>
                <w:t xml:space="preserve">Giullya FRANCO. (s.d.). </w:t>
              </w:r>
              <w:r>
                <w:rPr>
                  <w:i/>
                  <w:iCs/>
                  <w:noProof/>
                </w:rPr>
                <w:t>Brasil Escola</w:t>
              </w:r>
              <w:r>
                <w:rPr>
                  <w:noProof/>
                </w:rPr>
                <w:t>. Acesso em 20 de 08 de 2025, disponível em Brasil Escola: https://brasilescola.uol.com.br/portugues/braile.htm</w:t>
              </w:r>
            </w:p>
            <w:p w:rsidR="00DD17F6" w:rsidRDefault="00DD17F6" w14:paraId="44651155" w14:textId="77777777">
              <w:pPr>
                <w:pStyle w:val="Bibliography"/>
                <w:ind w:left="720" w:hanging="720"/>
                <w:rPr>
                  <w:noProof/>
                </w:rPr>
              </w:pPr>
              <w:r>
                <w:rPr>
                  <w:noProof/>
                </w:rPr>
                <w:t xml:space="preserve">Governo Brasileiro. (4 de dezembro de 1962). </w:t>
              </w:r>
              <w:r>
                <w:rPr>
                  <w:i/>
                  <w:iCs/>
                  <w:noProof/>
                </w:rPr>
                <w:t>LEI Nº 4.169, DE 4 DE DEZEMBRO DE 1962.</w:t>
              </w:r>
              <w:r>
                <w:rPr>
                  <w:noProof/>
                </w:rPr>
                <w:t xml:space="preserve"> Acesso em 15 de agosto de 2025, disponível em Planalto gov: https://www.planalto.gov.br/ccivil_03/leis/1950-1969/l4169.htm</w:t>
              </w:r>
            </w:p>
            <w:p w:rsidR="00DD17F6" w:rsidRDefault="00DD17F6" w14:paraId="7456BE05" w14:textId="77777777">
              <w:pPr>
                <w:pStyle w:val="Bibliography"/>
                <w:ind w:left="720" w:hanging="720"/>
                <w:rPr>
                  <w:noProof/>
                </w:rPr>
              </w:pPr>
              <w:r>
                <w:rPr>
                  <w:noProof/>
                </w:rPr>
                <w:t xml:space="preserve">IAPB. (2020). </w:t>
              </w:r>
              <w:r>
                <w:rPr>
                  <w:i/>
                  <w:iCs/>
                  <w:noProof/>
                </w:rPr>
                <w:t>VISION 2020</w:t>
              </w:r>
              <w:r>
                <w:rPr>
                  <w:noProof/>
                </w:rPr>
                <w:t>. Acesso em 14 de 08 de 2025, disponível em Global action for eye health: https://www.iapb.org/about/history-archive/vision-2020/</w:t>
              </w:r>
            </w:p>
            <w:p w:rsidR="00DD17F6" w:rsidRDefault="00DD17F6" w14:paraId="3EC4C558" w14:textId="77777777">
              <w:pPr>
                <w:pStyle w:val="Bibliography"/>
                <w:ind w:left="720" w:hanging="720"/>
                <w:rPr>
                  <w:noProof/>
                </w:rPr>
              </w:pPr>
              <w:r>
                <w:rPr>
                  <w:noProof/>
                </w:rPr>
                <w:t xml:space="preserve">Javier Jiménez, J. O. (02 de 2009). </w:t>
              </w:r>
              <w:r>
                <w:rPr>
                  <w:i/>
                  <w:iCs/>
                  <w:noProof/>
                </w:rPr>
                <w:t>Biography of Louis Braille and Invention of the Braille Alphabet</w:t>
              </w:r>
              <w:r>
                <w:rPr>
                  <w:noProof/>
                </w:rPr>
                <w:t>. Acesso em 3 de 08 de 2025, disponível em ScienceDirect: https://www.sciencedirect.com/science/article/abs/pii/S0039625708001860</w:t>
              </w:r>
            </w:p>
            <w:p w:rsidR="00DD17F6" w:rsidRDefault="00DD17F6" w14:paraId="1DD3A0CE" w14:textId="77777777">
              <w:pPr>
                <w:pStyle w:val="Bibliography"/>
                <w:ind w:left="720" w:hanging="720"/>
                <w:rPr>
                  <w:noProof/>
                </w:rPr>
              </w:pPr>
              <w:r>
                <w:rPr>
                  <w:noProof/>
                </w:rPr>
                <w:t xml:space="preserve">KELLER, H. A. (Artista). (1925). </w:t>
              </w:r>
              <w:r>
                <w:rPr>
                  <w:i/>
                  <w:iCs/>
                  <w:noProof/>
                </w:rPr>
                <w:t>Helen Keller speech reenactment at a Lions International Convention at Cedar Point.</w:t>
              </w:r>
              <w:r>
                <w:rPr>
                  <w:noProof/>
                </w:rPr>
                <w:t xml:space="preserve"> Acesso em 12 de 07 de 2025, disponível em https://www.youtube.com/watch?v=rfr6YO-zLZc</w:t>
              </w:r>
            </w:p>
            <w:p w:rsidR="00DD17F6" w:rsidRDefault="00DD17F6" w14:paraId="5ACCBE86" w14:textId="77777777">
              <w:pPr>
                <w:pStyle w:val="Bibliography"/>
                <w:ind w:left="720" w:hanging="720"/>
                <w:rPr>
                  <w:noProof/>
                </w:rPr>
              </w:pPr>
              <w:r>
                <w:rPr>
                  <w:noProof/>
                </w:rPr>
                <w:t xml:space="preserve">LARAMARA. (s.d.). </w:t>
              </w:r>
              <w:r>
                <w:rPr>
                  <w:i/>
                  <w:iCs/>
                  <w:noProof/>
                </w:rPr>
                <w:t>O que é Soroban para cegos?</w:t>
              </w:r>
              <w:r>
                <w:rPr>
                  <w:noProof/>
                </w:rPr>
                <w:t xml:space="preserve"> Fonte: Laramara: https://laramara.org.br/o-que-e-soroban-para-cegos/</w:t>
              </w:r>
            </w:p>
            <w:p w:rsidR="00DD17F6" w:rsidRDefault="00DD17F6" w14:paraId="7BB603A7" w14:textId="77777777">
              <w:pPr>
                <w:pStyle w:val="Bibliography"/>
                <w:ind w:left="720" w:hanging="720"/>
                <w:rPr>
                  <w:noProof/>
                </w:rPr>
              </w:pPr>
              <w:r>
                <w:rPr>
                  <w:noProof/>
                </w:rPr>
                <w:t xml:space="preserve">MARCOLIN, N. (2 de Maio de 2002). </w:t>
              </w:r>
              <w:r>
                <w:rPr>
                  <w:i/>
                  <w:iCs/>
                  <w:noProof/>
                </w:rPr>
                <w:t>Máquina de calcular.</w:t>
              </w:r>
              <w:r>
                <w:rPr>
                  <w:noProof/>
                </w:rPr>
                <w:t xml:space="preserve"> Acesso em 2025 de agosto de 15, disponível em Revista Pesquisa FAPESP: https://revistapesquisa.fapesp.br/maquina-de-calcular/</w:t>
              </w:r>
            </w:p>
            <w:p w:rsidR="00DD17F6" w:rsidRDefault="00DD17F6" w14:paraId="10B709DE" w14:textId="77777777">
              <w:pPr>
                <w:pStyle w:val="Bibliography"/>
                <w:ind w:left="720" w:hanging="720"/>
                <w:rPr>
                  <w:noProof/>
                </w:rPr>
              </w:pPr>
              <w:r>
                <w:rPr>
                  <w:noProof/>
                </w:rPr>
                <w:t xml:space="preserve">MICROCHIP. (2016). </w:t>
              </w:r>
              <w:r>
                <w:rPr>
                  <w:i/>
                  <w:iCs/>
                  <w:noProof/>
                </w:rPr>
                <w:t>MicroChip</w:t>
              </w:r>
              <w:r>
                <w:rPr>
                  <w:noProof/>
                </w:rPr>
                <w:t>. Acesso em 18 de 08 de 2025, disponível em ATmega32U4: https://www.microchip.com/en-us/product/ATmega32U4</w:t>
              </w:r>
            </w:p>
            <w:p w:rsidR="00DD17F6" w:rsidRDefault="00DD17F6" w14:paraId="59024836" w14:textId="77777777">
              <w:pPr>
                <w:pStyle w:val="Bibliography"/>
                <w:ind w:left="720" w:hanging="720"/>
                <w:rPr>
                  <w:noProof/>
                </w:rPr>
              </w:pPr>
              <w:r>
                <w:rPr>
                  <w:noProof/>
                </w:rPr>
                <w:t xml:space="preserve">MOLINSKY, M. (Dezembro de 2023). </w:t>
              </w:r>
              <w:r>
                <w:rPr>
                  <w:i/>
                  <w:iCs/>
                  <w:noProof/>
                </w:rPr>
                <w:t>Citações em Contexto: Galileu – 2</w:t>
              </w:r>
              <w:r>
                <w:rPr>
                  <w:noProof/>
                </w:rPr>
                <w:t>. Fonte: Mathematical Association of America: https://old.maa.org/press/periodicals/convergence/quotations-in-context-galileo-2</w:t>
              </w:r>
            </w:p>
            <w:p w:rsidR="00DD17F6" w:rsidRDefault="00DD17F6" w14:paraId="47993328" w14:textId="77777777">
              <w:pPr>
                <w:pStyle w:val="Bibliography"/>
                <w:ind w:left="720" w:hanging="720"/>
                <w:rPr>
                  <w:noProof/>
                </w:rPr>
              </w:pPr>
              <w:r>
                <w:rPr>
                  <w:noProof/>
                </w:rPr>
                <w:t xml:space="preserve">Museu Capixaba do Computador. (04 de Janeiro de 2025). </w:t>
              </w:r>
              <w:r>
                <w:rPr>
                  <w:i/>
                  <w:iCs/>
                  <w:noProof/>
                </w:rPr>
                <w:t>A calculadora HP-35 de 1972.</w:t>
              </w:r>
              <w:r>
                <w:rPr>
                  <w:noProof/>
                </w:rPr>
                <w:t xml:space="preserve"> Acesso em 18 de agosto de 2025, disponível em Museu Capixaba do Computador: https://museucapixaba.com.br/hoje/calculadora-hp-35-de-1972/</w:t>
              </w:r>
            </w:p>
            <w:p w:rsidR="00DD17F6" w:rsidRDefault="00DD17F6" w14:paraId="5B4C62D1" w14:textId="77777777">
              <w:pPr>
                <w:pStyle w:val="Bibliography"/>
                <w:ind w:left="720" w:hanging="720"/>
                <w:rPr>
                  <w:noProof/>
                </w:rPr>
              </w:pPr>
              <w:r>
                <w:rPr>
                  <w:noProof/>
                </w:rPr>
                <w:t xml:space="preserve">NUNES, L. (2022). </w:t>
              </w:r>
              <w:r>
                <w:rPr>
                  <w:i/>
                  <w:iCs/>
                  <w:noProof/>
                </w:rPr>
                <w:t>Conheça o Arduino Pro Micro</w:t>
              </w:r>
              <w:r>
                <w:rPr>
                  <w:noProof/>
                </w:rPr>
                <w:t>. Acesso em 18 de 08 de 2025, disponível em MakerHero: https://www.makerhero.com/blog/conheca-o-arduino-pro-micro/</w:t>
              </w:r>
            </w:p>
            <w:p w:rsidR="00DD17F6" w:rsidRDefault="00DD17F6" w14:paraId="1C77CB3D" w14:textId="77777777">
              <w:pPr>
                <w:pStyle w:val="Bibliography"/>
                <w:ind w:left="720" w:hanging="720"/>
                <w:rPr>
                  <w:noProof/>
                </w:rPr>
              </w:pPr>
              <w:r>
                <w:rPr>
                  <w:noProof/>
                </w:rPr>
                <w:t xml:space="preserve">OPAS/OMS. (2019). </w:t>
              </w:r>
              <w:r>
                <w:rPr>
                  <w:i/>
                  <w:iCs/>
                  <w:noProof/>
                </w:rPr>
                <w:t>Organização Mundial da Saúde lança primeiro relatório mundial sobre visão</w:t>
              </w:r>
              <w:r>
                <w:rPr>
                  <w:noProof/>
                </w:rPr>
                <w:t>. Acesso em 20 de 08 de 2025, disponível em OPAS: https://www.paho.org/pt/noticias/8-10-2019-organizacao-mundial-da-saude-lanca-primeiro-relatorio-mundial-sobre-visao</w:t>
              </w:r>
            </w:p>
            <w:p w:rsidR="00DD17F6" w:rsidRDefault="00DD17F6" w14:paraId="3ABC986F" w14:textId="77777777">
              <w:pPr>
                <w:pStyle w:val="Bibliography"/>
                <w:ind w:left="720" w:hanging="720"/>
                <w:rPr>
                  <w:noProof/>
                </w:rPr>
              </w:pPr>
              <w:r>
                <w:rPr>
                  <w:noProof/>
                </w:rPr>
                <w:t xml:space="preserve">OPAS/OMS. (2025). </w:t>
              </w:r>
              <w:r>
                <w:rPr>
                  <w:i/>
                  <w:iCs/>
                  <w:noProof/>
                </w:rPr>
                <w:t>Deficiência</w:t>
              </w:r>
              <w:r>
                <w:rPr>
                  <w:noProof/>
                </w:rPr>
                <w:t>. Fonte: PAHO: https://www.paho.org/pt/topicos/deficiencia</w:t>
              </w:r>
            </w:p>
            <w:p w:rsidR="00DD17F6" w:rsidRDefault="00DD17F6" w14:paraId="7030B9C8" w14:textId="77777777">
              <w:pPr>
                <w:pStyle w:val="Bibliography"/>
                <w:ind w:left="720" w:hanging="720"/>
                <w:rPr>
                  <w:noProof/>
                </w:rPr>
              </w:pPr>
              <w:r>
                <w:rPr>
                  <w:noProof/>
                </w:rPr>
                <w:t xml:space="preserve">PAIXÃO BORGES, P., &amp; SEGADAS-VIANNA, C. C. (13 de agosto de 2025). </w:t>
              </w:r>
              <w:r>
                <w:rPr>
                  <w:i/>
                  <w:iCs/>
                  <w:noProof/>
                </w:rPr>
                <w:t>A inclusão de estudantes com deficiência visual no Ensino Superior em cursos de exatas: um relato de caso.</w:t>
              </w:r>
              <w:r>
                <w:rPr>
                  <w:noProof/>
                </w:rPr>
                <w:t xml:space="preserve"> Acesso em 18 de agosto de 2025, disponível em Revistas PUCSP: https://revistas.pucsp.br/index.php/emd/article/view/49550</w:t>
              </w:r>
            </w:p>
            <w:p w:rsidR="00DD17F6" w:rsidRDefault="00DD17F6" w14:paraId="1854173C" w14:textId="77777777">
              <w:pPr>
                <w:pStyle w:val="Bibliography"/>
                <w:ind w:left="720" w:hanging="720"/>
                <w:rPr>
                  <w:noProof/>
                </w:rPr>
              </w:pPr>
              <w:r>
                <w:rPr>
                  <w:noProof/>
                </w:rPr>
                <w:t xml:space="preserve">Portal da Ortopedia. (18 de Junho de 2025). </w:t>
              </w:r>
              <w:r>
                <w:rPr>
                  <w:i/>
                  <w:iCs/>
                  <w:noProof/>
                </w:rPr>
                <w:t>Exoesqueletos na reabilitação: uma nova esperança para pacientes</w:t>
              </w:r>
              <w:r>
                <w:rPr>
                  <w:noProof/>
                </w:rPr>
                <w:t>. Fonte: Portal da ortopedia: https://portaldaortopedia.com.br/exoesqueletos-na-reabilitacao-uma-nova-esperanca-para-pacientes/</w:t>
              </w:r>
            </w:p>
            <w:p w:rsidR="00DD17F6" w:rsidRDefault="00DD17F6" w14:paraId="6D0C09B9" w14:textId="77777777">
              <w:pPr>
                <w:pStyle w:val="Bibliography"/>
                <w:ind w:left="720" w:hanging="720"/>
                <w:rPr>
                  <w:noProof/>
                </w:rPr>
              </w:pPr>
              <w:r>
                <w:rPr>
                  <w:noProof/>
                </w:rPr>
                <w:t xml:space="preserve">Python Software Foundation. (s.d.). </w:t>
              </w:r>
              <w:r>
                <w:rPr>
                  <w:i/>
                  <w:iCs/>
                  <w:noProof/>
                </w:rPr>
                <w:t>math — Funções matemáticas</w:t>
              </w:r>
              <w:r>
                <w:rPr>
                  <w:noProof/>
                </w:rPr>
                <w:t>. Acesso em 20 de 08 de 2025, disponível em Docs Python: https://docs.python.org/pt-br/3.13/library/math.html</w:t>
              </w:r>
            </w:p>
            <w:p w:rsidR="00DD17F6" w:rsidRDefault="00DD17F6" w14:paraId="01DDEF81" w14:textId="77777777">
              <w:pPr>
                <w:pStyle w:val="Bibliography"/>
                <w:ind w:left="720" w:hanging="720"/>
                <w:rPr>
                  <w:noProof/>
                </w:rPr>
              </w:pPr>
              <w:r>
                <w:rPr>
                  <w:noProof/>
                </w:rPr>
                <w:t xml:space="preserve">Science Industry Museum. (15 de Junho de 2019). </w:t>
              </w:r>
              <w:r>
                <w:rPr>
                  <w:i/>
                  <w:iCs/>
                  <w:noProof/>
                </w:rPr>
                <w:t>The story of the Jacquard loom.</w:t>
              </w:r>
              <w:r>
                <w:rPr>
                  <w:noProof/>
                </w:rPr>
                <w:t xml:space="preserve"> Acesso em 15 de agosto de 2025, disponível em Science Industry Museum: https://www.scienceandindustrymuseum.org.uk/objects-and-stories/jacquard-loom</w:t>
              </w:r>
            </w:p>
            <w:p w:rsidR="00DD17F6" w:rsidRDefault="00DD17F6" w14:paraId="3A39CD8E" w14:textId="77777777">
              <w:pPr>
                <w:pStyle w:val="Bibliography"/>
                <w:ind w:left="720" w:hanging="720"/>
                <w:rPr>
                  <w:noProof/>
                </w:rPr>
              </w:pPr>
              <w:r>
                <w:rPr>
                  <w:noProof/>
                </w:rPr>
                <w:t xml:space="preserve">Sousa, C. A. (17 de setembro de 2021). </w:t>
              </w:r>
              <w:r>
                <w:rPr>
                  <w:i/>
                  <w:iCs/>
                  <w:noProof/>
                </w:rPr>
                <w:t>A era digital de quem não usa Braille.</w:t>
              </w:r>
              <w:r>
                <w:rPr>
                  <w:noProof/>
                </w:rPr>
                <w:t xml:space="preserve"> Acesso em 12 de agosto de 2025, disponível em Guia de Rodas: https://guiaderodas.com/a-era-digital-de-quem-nao-usa-braille/</w:t>
              </w:r>
            </w:p>
            <w:p w:rsidR="00DD17F6" w:rsidRDefault="00DD17F6" w14:paraId="568F8213" w14:textId="77777777">
              <w:pPr>
                <w:pStyle w:val="Bibliography"/>
                <w:ind w:left="720" w:hanging="720"/>
                <w:rPr>
                  <w:noProof/>
                </w:rPr>
              </w:pPr>
              <w:r>
                <w:rPr>
                  <w:noProof/>
                </w:rPr>
                <w:t xml:space="preserve">TRAYLOR, V. (20 de 11 de 2024). </w:t>
              </w:r>
              <w:r>
                <w:rPr>
                  <w:i/>
                  <w:iCs/>
                  <w:noProof/>
                </w:rPr>
                <w:t>What Are the Four Types of Disability?</w:t>
              </w:r>
              <w:r>
                <w:rPr>
                  <w:noProof/>
                </w:rPr>
                <w:t xml:space="preserve"> Acesso em 07 de 17 de 2025, disponível em disabilityhelp: https://www.disabilityhelp.org/what-are-the-four-types-of-disability/</w:t>
              </w:r>
            </w:p>
            <w:p w:rsidR="00DD17F6" w:rsidRDefault="00DD17F6" w14:paraId="5A7DFA4D" w14:textId="77777777">
              <w:pPr>
                <w:pStyle w:val="Bibliography"/>
                <w:ind w:left="720" w:hanging="720"/>
                <w:rPr>
                  <w:noProof/>
                </w:rPr>
              </w:pPr>
              <w:r>
                <w:rPr>
                  <w:noProof/>
                </w:rPr>
                <w:t xml:space="preserve">USB. (s.d.). </w:t>
              </w:r>
              <w:r>
                <w:rPr>
                  <w:i/>
                  <w:iCs/>
                  <w:noProof/>
                </w:rPr>
                <w:t>Especificações e ferramentas de dispositivos de interface humana (HID)</w:t>
              </w:r>
              <w:r>
                <w:rPr>
                  <w:noProof/>
                </w:rPr>
                <w:t>. Acesso em 15 de 08 de 2025, disponível em USB: https://www.usb.org/hid</w:t>
              </w:r>
            </w:p>
            <w:p w:rsidRPr="009B0AD3" w:rsidR="009B0AD3" w:rsidP="00017FA6" w:rsidRDefault="00673ABC" w14:paraId="33854DAF" w14:textId="709685ED">
              <w:pPr>
                <w:pStyle w:val="Bibliography"/>
                <w:ind w:left="720" w:hanging="720"/>
                <w:rPr>
                  <w:del w:author="Microsoft Word" w:date="2025-08-21T02:36:00Z" w:id="83"/>
                  <w:b/>
                  <w:bCs/>
                </w:rPr>
              </w:pPr>
              <w:r>
                <w:rPr>
                  <w:b/>
                  <w:bCs/>
                </w:rPr>
                <w:fldChar w:fldCharType="end"/>
              </w:r>
              <w:r w:rsidRPr="0013496B" w:rsidR="0013496B">
                <w:rPr>
                  <w:b/>
                  <w:bCs/>
                </w:rPr>
                <w:t xml:space="preserve"> </w:t>
              </w:r>
            </w:p>
            <w:p w:rsidRPr="009B0AD3" w:rsidR="009B0AD3" w:rsidP="003E3694" w:rsidRDefault="009B0AD3" w14:paraId="114AA23B" w14:textId="559F6881">
              <w:pPr>
                <w:pStyle w:val="Bibliography"/>
                <w:rPr>
                  <w:b/>
                  <w:bCs/>
                </w:rPr>
              </w:pPr>
            </w:p>
            <w:p w:rsidRPr="009B0AD3" w:rsidR="009B0AD3" w:rsidP="009B0AD3" w:rsidRDefault="009B0AD3" w14:paraId="773E7A69" w14:textId="77777777">
              <w:pPr>
                <w:pStyle w:val="Bibliography"/>
                <w:ind w:left="720" w:hanging="720"/>
                <w:rPr>
                  <w:b/>
                  <w:bCs/>
                </w:rPr>
              </w:pPr>
            </w:p>
            <w:p w:rsidR="00E3673C" w:rsidP="00EF2EB8" w:rsidRDefault="00FD1D36" w14:paraId="42633299" w14:textId="6EEA71B4">
              <w:pPr>
                <w:rPr>
                  <w:rFonts w:eastAsiaTheme="minorEastAsia"/>
                </w:rPr>
              </w:pPr>
            </w:p>
          </w:sdtContent>
        </w:sdt>
      </w:sdtContent>
      <w:sdtEndPr>
        <w:rPr>
          <w:rFonts w:eastAsia="游明朝" w:cs="Arial" w:eastAsiaTheme="minorEastAsia" w:cstheme="minorBidi"/>
          <w:b w:val="0"/>
          <w:bCs w:val="0"/>
          <w:color w:val="auto"/>
        </w:rPr>
      </w:sdtEndPr>
    </w:sdt>
    <w:p w:rsidRPr="002475E2" w:rsidR="00625FFE" w:rsidP="002475E2" w:rsidRDefault="00625FFE" w14:paraId="08005B2A" w14:textId="4F482502">
      <w:pPr>
        <w:pStyle w:val="Bibliography"/>
        <w:ind w:left="720" w:hanging="720"/>
        <w:rPr>
          <w:b/>
          <w:bCs/>
        </w:rPr>
      </w:pPr>
    </w:p>
    <w:sectPr w:rsidRPr="002475E2" w:rsidR="00625FFE" w:rsidSect="00B95614">
      <w:footerReference w:type="default" r:id="rId20"/>
      <w:pgSz w:w="11906" w:h="16838" w:orient="portrait"/>
      <w:pgMar w:top="1701" w:right="1134" w:bottom="1134" w:left="1701"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D17F6" w:rsidP="00C21D3F" w:rsidRDefault="00DD17F6" w14:paraId="4E661A32" w14:textId="77777777">
      <w:pPr>
        <w:spacing w:after="0" w:line="240" w:lineRule="auto"/>
      </w:pPr>
      <w:r>
        <w:separator/>
      </w:r>
    </w:p>
  </w:endnote>
  <w:endnote w:type="continuationSeparator" w:id="0">
    <w:p w:rsidR="00DD17F6" w:rsidP="00C21D3F" w:rsidRDefault="00DD17F6" w14:paraId="4F61118E" w14:textId="77777777">
      <w:pPr>
        <w:spacing w:after="0" w:line="240" w:lineRule="auto"/>
      </w:pPr>
      <w:r>
        <w:continuationSeparator/>
      </w:r>
    </w:p>
  </w:endnote>
  <w:endnote w:type="continuationNotice" w:id="1">
    <w:p w:rsidR="00DD17F6" w:rsidRDefault="00DD17F6" w14:paraId="35460516"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50D9A" w:rsidP="00096203" w:rsidRDefault="00950D9A" w14:paraId="4E7FB26B" w14:textId="79D85D58">
    <w:pPr>
      <w:pStyle w:val="Footer"/>
      <w:jc w:val="right"/>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9333930"/>
      <w:docPartObj>
        <w:docPartGallery w:val="Page Numbers (Bottom of Page)"/>
        <w:docPartUnique/>
      </w:docPartObj>
    </w:sdtPr>
    <w:sdtContent>
      <w:p w:rsidR="00950D9A" w:rsidRDefault="00950D9A" w14:paraId="4BD897A1" w14:textId="7AB0D8D6">
        <w:pPr>
          <w:pStyle w:val="Footer"/>
          <w:jc w:val="right"/>
        </w:pPr>
        <w:r>
          <w:fldChar w:fldCharType="begin"/>
        </w:r>
        <w:r>
          <w:instrText>PAGE   \* MERGEFORMAT</w:instrText>
        </w:r>
        <w:r>
          <w:fldChar w:fldCharType="separate"/>
        </w:r>
        <w:r w:rsidR="00FC5DA6">
          <w:rPr>
            <w:noProof/>
          </w:rPr>
          <w:t>21</w:t>
        </w:r>
        <w:r>
          <w:fldChar w:fldCharType="end"/>
        </w:r>
      </w:p>
    </w:sdtContent>
  </w:sdt>
  <w:p w:rsidR="00950D9A" w:rsidP="00096203" w:rsidRDefault="00950D9A" w14:paraId="0A5DE98D" w14:textId="4FD57AE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D17F6" w:rsidP="00C21D3F" w:rsidRDefault="00DD17F6" w14:paraId="6BAC3C1A" w14:textId="77777777">
      <w:pPr>
        <w:spacing w:after="0" w:line="240" w:lineRule="auto"/>
      </w:pPr>
      <w:r>
        <w:separator/>
      </w:r>
    </w:p>
  </w:footnote>
  <w:footnote w:type="continuationSeparator" w:id="0">
    <w:p w:rsidR="00DD17F6" w:rsidP="00C21D3F" w:rsidRDefault="00DD17F6" w14:paraId="66445C47" w14:textId="77777777">
      <w:pPr>
        <w:spacing w:after="0" w:line="240" w:lineRule="auto"/>
      </w:pPr>
      <w:r>
        <w:continuationSeparator/>
      </w:r>
    </w:p>
  </w:footnote>
  <w:footnote w:type="continuationNotice" w:id="1">
    <w:p w:rsidR="00DD17F6" w:rsidRDefault="00DD17F6" w14:paraId="5965FFE8" w14:textId="77777777">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ySefCfgpa56y9i" int2:id="0bOTUNeM">
      <int2:state int2:value="Rejected" int2:type="spell"/>
    </int2:textHash>
    <int2:textHash int2:hashCode="u8zfLvsztS5snQ" int2:id="1iQ6CFVT">
      <int2:state int2:value="Rejected" int2:type="spell"/>
    </int2:textHash>
    <int2:textHash int2:hashCode="h4v8AGm0cfSXT9" int2:id="1ne9gVwV">
      <int2:state int2:value="Rejected" int2:type="spell"/>
    </int2:textHash>
    <int2:textHash int2:hashCode="2wjzQHThzxggIy" int2:id="7gVDLUwD">
      <int2:state int2:value="Rejected" int2:type="spell"/>
    </int2:textHash>
    <int2:textHash int2:hashCode="tugdcAckf6zMjS" int2:id="AGVinwbt">
      <int2:state int2:value="Rejected" int2:type="spell"/>
    </int2:textHash>
    <int2:textHash int2:hashCode="ZCkrHCsuE+rYeI" int2:id="ANxPvIrY">
      <int2:state int2:value="Rejected" int2:type="spell"/>
    </int2:textHash>
    <int2:textHash int2:hashCode="NkSwFf0kakmjzd" int2:id="Kq5zz3PA">
      <int2:state int2:value="Rejected" int2:type="spell"/>
    </int2:textHash>
    <int2:textHash int2:hashCode="3jNHq3jmppyYRD" int2:id="LGyKebSj">
      <int2:state int2:value="Rejected" int2:type="spell"/>
    </int2:textHash>
    <int2:textHash int2:hashCode="dzN8vHfw5j1p2r" int2:id="PQfA3sf1">
      <int2:state int2:value="Rejected" int2:type="spell"/>
    </int2:textHash>
    <int2:textHash int2:hashCode="nLhxS1FeEs3C3c" int2:id="UMXtbO56">
      <int2:state int2:value="Rejected" int2:type="spell"/>
    </int2:textHash>
    <int2:textHash int2:hashCode="Pv1MD+GFE13SxY" int2:id="VPz7DAeK">
      <int2:state int2:value="Rejected" int2:type="spell"/>
    </int2:textHash>
    <int2:textHash int2:hashCode="fLBgJ+h+fYSNhX" int2:id="bQ0ERn34">
      <int2:state int2:value="Rejected" int2:type="spell"/>
    </int2:textHash>
    <int2:textHash int2:hashCode="14f1awgJRcHsCz" int2:id="t0prDDja">
      <int2:state int2:value="Rejected" int2:type="spell"/>
    </int2:textHash>
    <int2:textHash int2:hashCode="whwv5mzcL//leG" int2:id="ynqf4RWV">
      <int2:state int2:value="Rejected" int2:type="spell"/>
    </int2:textHash>
    <int2:textHash int2:hashCode="06srcekD/eW6Kq" int2:id="z19ghDr7">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1020F"/>
    <w:multiLevelType w:val="multilevel"/>
    <w:tmpl w:val="1B3A030C"/>
    <w:lvl w:ilvl="0">
      <w:start w:val="1"/>
      <w:numFmt w:val="decimal"/>
      <w:lvlText w:val="%1"/>
      <w:lvlJc w:val="left"/>
      <w:pPr>
        <w:ind w:left="432" w:hanging="432"/>
      </w:pPr>
      <w:rPr>
        <w:rFonts w:hint="default"/>
      </w:rPr>
    </w:lvl>
    <w:lvl w:ilvl="1">
      <w:start w:val="1"/>
      <w:numFmt w:val="decimal"/>
      <w:lvlText w:val="%2.1"/>
      <w:lvlJc w:val="left"/>
      <w:pPr>
        <w:ind w:left="360" w:hanging="360"/>
      </w:pPr>
      <w:rPr>
        <w:rFonts w:hint="default" w:ascii="Arial" w:hAnsi="Arial"/>
        <w:b/>
        <w:i w:val="0"/>
        <w:sz w:val="24"/>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110A5B3B"/>
    <w:multiLevelType w:val="multilevel"/>
    <w:tmpl w:val="352094E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1F76EF1"/>
    <w:multiLevelType w:val="multilevel"/>
    <w:tmpl w:val="92A2E4E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45"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338024E"/>
    <w:multiLevelType w:val="multilevel"/>
    <w:tmpl w:val="C76CEFAE"/>
    <w:lvl w:ilvl="0">
      <w:start w:val="1"/>
      <w:numFmt w:val="decimal"/>
      <w:lvlText w:val="%1."/>
      <w:lvlJc w:val="left"/>
      <w:pPr>
        <w:ind w:left="360" w:hanging="360"/>
      </w:pPr>
      <w:rPr>
        <w:rFonts w:hint="default" w:ascii="Arial" w:hAnsi="Arial"/>
        <w:b/>
        <w:i w:val="0"/>
        <w:sz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78E5DC0"/>
    <w:multiLevelType w:val="multilevel"/>
    <w:tmpl w:val="C53AD190"/>
    <w:lvl w:ilvl="0">
      <w:start w:val="1"/>
      <w:numFmt w:val="decimal"/>
      <w:lvlText w:val="%1."/>
      <w:lvlJc w:val="left"/>
      <w:pPr>
        <w:ind w:left="360" w:hanging="360"/>
      </w:pPr>
      <w:rPr>
        <w:rFonts w:hint="default" w:ascii="Arial" w:hAnsi="Arial"/>
        <w:b/>
        <w:i w:val="0"/>
        <w:sz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7AD0794"/>
    <w:multiLevelType w:val="multilevel"/>
    <w:tmpl w:val="38F8E4BA"/>
    <w:lvl w:ilvl="0">
      <w:start w:val="1"/>
      <w:numFmt w:val="decimal"/>
      <w:lvlText w:val="%1."/>
      <w:lvlJc w:val="left"/>
      <w:pPr>
        <w:ind w:left="432" w:hanging="432"/>
      </w:pPr>
      <w:rPr>
        <w:rFonts w:hint="default" w:ascii="Arial" w:hAnsi="Arial"/>
        <w:b/>
        <w:i w:val="0"/>
        <w:sz w:val="24"/>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26594D11"/>
    <w:multiLevelType w:val="multilevel"/>
    <w:tmpl w:val="0478DB5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526B242D"/>
    <w:multiLevelType w:val="hybridMultilevel"/>
    <w:tmpl w:val="2F4A98D8"/>
    <w:lvl w:ilvl="0" w:tplc="26DAE6DC">
      <w:numFmt w:val="bullet"/>
      <w:lvlText w:val=""/>
      <w:lvlJc w:val="left"/>
      <w:pPr>
        <w:ind w:left="720" w:hanging="360"/>
      </w:pPr>
      <w:rPr>
        <w:rFonts w:hint="default" w:ascii="Symbol" w:hAnsi="Symbol" w:eastAsiaTheme="minorHAnsi" w:cstheme="minorBidi"/>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8" w15:restartNumberingAfterBreak="0">
    <w:nsid w:val="70AC33A1"/>
    <w:multiLevelType w:val="hybridMultilevel"/>
    <w:tmpl w:val="3246F118"/>
    <w:lvl w:ilvl="0" w:tplc="04160001">
      <w:start w:val="1"/>
      <w:numFmt w:val="bullet"/>
      <w:lvlText w:val=""/>
      <w:lvlJc w:val="left"/>
      <w:pPr>
        <w:ind w:left="1776" w:hanging="360"/>
      </w:pPr>
      <w:rPr>
        <w:rFonts w:hint="default" w:ascii="Symbol" w:hAnsi="Symbol"/>
      </w:rPr>
    </w:lvl>
    <w:lvl w:ilvl="1" w:tplc="A768F516">
      <w:start w:val="1"/>
      <w:numFmt w:val="decimal"/>
      <w:lvlText w:val="(%2)"/>
      <w:lvlJc w:val="left"/>
      <w:pPr>
        <w:ind w:left="2511" w:hanging="375"/>
      </w:pPr>
      <w:rPr>
        <w:rFonts w:hint="default"/>
      </w:r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9" w15:restartNumberingAfterBreak="0">
    <w:nsid w:val="73EB46D5"/>
    <w:multiLevelType w:val="multilevel"/>
    <w:tmpl w:val="4A1C64D8"/>
    <w:lvl w:ilvl="0">
      <w:start w:val="1"/>
      <w:numFmt w:val="decimal"/>
      <w:lvlText w:val="%1."/>
      <w:lvlJc w:val="left"/>
      <w:pPr>
        <w:ind w:left="360" w:hanging="360"/>
      </w:pPr>
    </w:lvl>
    <w:lvl w:ilvl="1">
      <w:start w:val="1"/>
      <w:numFmt w:val="decimal"/>
      <w:lvlText w:val="%1.%2."/>
      <w:lvlJc w:val="left"/>
      <w:pPr>
        <w:ind w:left="792" w:hanging="432"/>
      </w:pPr>
      <w:rPr>
        <w:rFonts w:hint="default"/>
        <w:b/>
        <w:i w:val="0"/>
        <w:sz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4466777"/>
    <w:multiLevelType w:val="multilevel"/>
    <w:tmpl w:val="8026CC18"/>
    <w:lvl w:ilvl="0">
      <w:start w:val="1"/>
      <w:numFmt w:val="decimal"/>
      <w:lvlText w:val="%1."/>
      <w:lvlJc w:val="left"/>
      <w:pPr>
        <w:ind w:left="360" w:hanging="360"/>
      </w:pPr>
      <w:rPr>
        <w:rFonts w:hint="default" w:ascii="Arial" w:hAnsi="Arial"/>
        <w:b/>
        <w:i w:val="0"/>
        <w:sz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67F2E88"/>
    <w:multiLevelType w:val="multilevel"/>
    <w:tmpl w:val="9F8A090C"/>
    <w:lvl w:ilvl="0">
      <w:start w:val="1"/>
      <w:numFmt w:val="decimal"/>
      <w:lvlText w:val="%1"/>
      <w:lvlJc w:val="left"/>
      <w:pPr>
        <w:ind w:left="360" w:hanging="360"/>
      </w:pPr>
      <w:rPr>
        <w:rFonts w:hint="default" w:ascii="Arial" w:hAnsi="Arial"/>
        <w:b/>
        <w:i w:val="0"/>
        <w:sz w:val="24"/>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77DE5272"/>
    <w:multiLevelType w:val="multilevel"/>
    <w:tmpl w:val="B498BEF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8923C4B"/>
    <w:multiLevelType w:val="multilevel"/>
    <w:tmpl w:val="3A867B6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C1D3079"/>
    <w:multiLevelType w:val="multilevel"/>
    <w:tmpl w:val="B784B4B0"/>
    <w:lvl w:ilvl="0">
      <w:start w:val="1"/>
      <w:numFmt w:val="none"/>
      <w:lvlText w:val="1"/>
      <w:lvlJc w:val="left"/>
      <w:pPr>
        <w:ind w:left="360" w:hanging="360"/>
      </w:pPr>
      <w:rPr>
        <w:rFonts w:hint="default" w:ascii="Arial" w:hAnsi="Arial"/>
        <w:b/>
        <w:i w:val="0"/>
        <w:sz w:val="24"/>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7C6D2DBD"/>
    <w:multiLevelType w:val="hybridMultilevel"/>
    <w:tmpl w:val="C674F91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6" w15:restartNumberingAfterBreak="0">
    <w:nsid w:val="7C772F9B"/>
    <w:multiLevelType w:val="multilevel"/>
    <w:tmpl w:val="B8A65BA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D9D4DD0"/>
    <w:multiLevelType w:val="hybridMultilevel"/>
    <w:tmpl w:val="EAF2F60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16cid:durableId="2031955093">
    <w:abstractNumId w:val="8"/>
  </w:num>
  <w:num w:numId="2" w16cid:durableId="1427967666">
    <w:abstractNumId w:val="14"/>
  </w:num>
  <w:num w:numId="3" w16cid:durableId="550458325">
    <w:abstractNumId w:val="0"/>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7574597">
    <w:abstractNumId w:val="5"/>
  </w:num>
  <w:num w:numId="5" w16cid:durableId="1169097279">
    <w:abstractNumId w:val="1"/>
  </w:num>
  <w:num w:numId="6" w16cid:durableId="1427844429">
    <w:abstractNumId w:val="6"/>
  </w:num>
  <w:num w:numId="7" w16cid:durableId="264650919">
    <w:abstractNumId w:val="10"/>
  </w:num>
  <w:num w:numId="8" w16cid:durableId="1195653335">
    <w:abstractNumId w:val="16"/>
  </w:num>
  <w:num w:numId="9" w16cid:durableId="75133866">
    <w:abstractNumId w:val="9"/>
  </w:num>
  <w:num w:numId="10" w16cid:durableId="1163275171">
    <w:abstractNumId w:val="4"/>
  </w:num>
  <w:num w:numId="11" w16cid:durableId="1945385343">
    <w:abstractNumId w:val="3"/>
  </w:num>
  <w:num w:numId="12" w16cid:durableId="1193569874">
    <w:abstractNumId w:val="13"/>
  </w:num>
  <w:num w:numId="13" w16cid:durableId="442186036">
    <w:abstractNumId w:val="6"/>
  </w:num>
  <w:num w:numId="14" w16cid:durableId="1102650688">
    <w:abstractNumId w:val="12"/>
  </w:num>
  <w:num w:numId="15" w16cid:durableId="158460965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0212158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69966091">
    <w:abstractNumId w:val="11"/>
  </w:num>
  <w:num w:numId="18" w16cid:durableId="344133062">
    <w:abstractNumId w:val="7"/>
  </w:num>
  <w:num w:numId="19" w16cid:durableId="1907839585">
    <w:abstractNumId w:val="2"/>
  </w:num>
  <w:num w:numId="20" w16cid:durableId="1709720410">
    <w:abstractNumId w:val="2"/>
  </w:num>
  <w:num w:numId="21" w16cid:durableId="1376151750">
    <w:abstractNumId w:val="2"/>
  </w:num>
  <w:num w:numId="22" w16cid:durableId="1962179039">
    <w:abstractNumId w:val="2"/>
  </w:num>
  <w:num w:numId="23" w16cid:durableId="1232227581">
    <w:abstractNumId w:val="2"/>
  </w:num>
  <w:num w:numId="24" w16cid:durableId="1352219909">
    <w:abstractNumId w:val="2"/>
  </w:num>
  <w:num w:numId="25" w16cid:durableId="2137486677">
    <w:abstractNumId w:val="2"/>
  </w:num>
  <w:num w:numId="26" w16cid:durableId="1682927611">
    <w:abstractNumId w:val="2"/>
  </w:num>
  <w:num w:numId="27" w16cid:durableId="1210457993">
    <w:abstractNumId w:val="2"/>
  </w:num>
  <w:num w:numId="28" w16cid:durableId="906375871">
    <w:abstractNumId w:val="2"/>
  </w:num>
  <w:num w:numId="29" w16cid:durableId="1448543908">
    <w:abstractNumId w:val="2"/>
  </w:num>
  <w:num w:numId="30" w16cid:durableId="184755292">
    <w:abstractNumId w:val="2"/>
  </w:num>
  <w:num w:numId="31" w16cid:durableId="803932337">
    <w:abstractNumId w:val="2"/>
  </w:num>
  <w:num w:numId="32" w16cid:durableId="425158120">
    <w:abstractNumId w:val="2"/>
  </w:num>
  <w:num w:numId="33" w16cid:durableId="1686126274">
    <w:abstractNumId w:val="2"/>
  </w:num>
  <w:num w:numId="34" w16cid:durableId="558370362">
    <w:abstractNumId w:val="2"/>
  </w:num>
  <w:num w:numId="35" w16cid:durableId="2110074941">
    <w:abstractNumId w:val="2"/>
  </w:num>
  <w:num w:numId="36" w16cid:durableId="1987590479">
    <w:abstractNumId w:val="2"/>
  </w:num>
  <w:num w:numId="37" w16cid:durableId="1457261148">
    <w:abstractNumId w:val="2"/>
  </w:num>
  <w:num w:numId="38" w16cid:durableId="1421681245">
    <w:abstractNumId w:val="15"/>
  </w:num>
  <w:num w:numId="39" w16cid:durableId="737443144">
    <w:abstractNumId w:val="17"/>
  </w:num>
  <w:numIdMacAtCleanup w:val="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activeWritingStyle w:lang="en-US" w:vendorID="64" w:dllVersion="0" w:nlCheck="1" w:checkStyle="0" w:appName="MSWord"/>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D3F"/>
    <w:rsid w:val="00001004"/>
    <w:rsid w:val="00001A39"/>
    <w:rsid w:val="000026B5"/>
    <w:rsid w:val="00003CD0"/>
    <w:rsid w:val="000056DB"/>
    <w:rsid w:val="00005701"/>
    <w:rsid w:val="00005A06"/>
    <w:rsid w:val="00005AE8"/>
    <w:rsid w:val="00005C93"/>
    <w:rsid w:val="000064FE"/>
    <w:rsid w:val="0000702A"/>
    <w:rsid w:val="0000751C"/>
    <w:rsid w:val="00007943"/>
    <w:rsid w:val="00007B7A"/>
    <w:rsid w:val="00007EBB"/>
    <w:rsid w:val="00010AF2"/>
    <w:rsid w:val="00010E90"/>
    <w:rsid w:val="00011199"/>
    <w:rsid w:val="00011286"/>
    <w:rsid w:val="00011BBB"/>
    <w:rsid w:val="00011EF4"/>
    <w:rsid w:val="00012350"/>
    <w:rsid w:val="00012DE6"/>
    <w:rsid w:val="00012EE1"/>
    <w:rsid w:val="00013598"/>
    <w:rsid w:val="000135F4"/>
    <w:rsid w:val="00013816"/>
    <w:rsid w:val="00013FC5"/>
    <w:rsid w:val="00014153"/>
    <w:rsid w:val="00014583"/>
    <w:rsid w:val="00014CBB"/>
    <w:rsid w:val="00014D79"/>
    <w:rsid w:val="00014F2D"/>
    <w:rsid w:val="000157D6"/>
    <w:rsid w:val="000159B0"/>
    <w:rsid w:val="00015A15"/>
    <w:rsid w:val="000163F6"/>
    <w:rsid w:val="00016F34"/>
    <w:rsid w:val="00017211"/>
    <w:rsid w:val="00017DA1"/>
    <w:rsid w:val="00017E13"/>
    <w:rsid w:val="00017FA6"/>
    <w:rsid w:val="00020354"/>
    <w:rsid w:val="000203A1"/>
    <w:rsid w:val="00020AAF"/>
    <w:rsid w:val="0002142C"/>
    <w:rsid w:val="00021CB5"/>
    <w:rsid w:val="00021FF4"/>
    <w:rsid w:val="00022401"/>
    <w:rsid w:val="00022E25"/>
    <w:rsid w:val="00023DE2"/>
    <w:rsid w:val="000248BC"/>
    <w:rsid w:val="00025286"/>
    <w:rsid w:val="000258F6"/>
    <w:rsid w:val="00025A6B"/>
    <w:rsid w:val="00026060"/>
    <w:rsid w:val="00026076"/>
    <w:rsid w:val="0002624E"/>
    <w:rsid w:val="000265F6"/>
    <w:rsid w:val="000265FA"/>
    <w:rsid w:val="00026E16"/>
    <w:rsid w:val="000273FF"/>
    <w:rsid w:val="000274E3"/>
    <w:rsid w:val="00027500"/>
    <w:rsid w:val="00027948"/>
    <w:rsid w:val="000279AD"/>
    <w:rsid w:val="000304A1"/>
    <w:rsid w:val="00030B04"/>
    <w:rsid w:val="00031852"/>
    <w:rsid w:val="00031AEC"/>
    <w:rsid w:val="00032898"/>
    <w:rsid w:val="00032E61"/>
    <w:rsid w:val="000335ED"/>
    <w:rsid w:val="00033ED9"/>
    <w:rsid w:val="00034D58"/>
    <w:rsid w:val="00034FD8"/>
    <w:rsid w:val="0003518F"/>
    <w:rsid w:val="00035573"/>
    <w:rsid w:val="000355FF"/>
    <w:rsid w:val="00035C5F"/>
    <w:rsid w:val="000363C4"/>
    <w:rsid w:val="000365DB"/>
    <w:rsid w:val="000377C6"/>
    <w:rsid w:val="00037B6B"/>
    <w:rsid w:val="00040462"/>
    <w:rsid w:val="00040586"/>
    <w:rsid w:val="00040977"/>
    <w:rsid w:val="000409B4"/>
    <w:rsid w:val="00041BDA"/>
    <w:rsid w:val="00041E9F"/>
    <w:rsid w:val="0004265E"/>
    <w:rsid w:val="00042A3C"/>
    <w:rsid w:val="00042E33"/>
    <w:rsid w:val="00042FD5"/>
    <w:rsid w:val="000455FB"/>
    <w:rsid w:val="00045E75"/>
    <w:rsid w:val="00046C15"/>
    <w:rsid w:val="00046C59"/>
    <w:rsid w:val="00046C7C"/>
    <w:rsid w:val="000475FB"/>
    <w:rsid w:val="00047AA2"/>
    <w:rsid w:val="00050005"/>
    <w:rsid w:val="0005029E"/>
    <w:rsid w:val="00050A75"/>
    <w:rsid w:val="00050ED3"/>
    <w:rsid w:val="00050F9C"/>
    <w:rsid w:val="000517DA"/>
    <w:rsid w:val="00052017"/>
    <w:rsid w:val="00052606"/>
    <w:rsid w:val="000527A9"/>
    <w:rsid w:val="000527B9"/>
    <w:rsid w:val="00052C8F"/>
    <w:rsid w:val="00052DDF"/>
    <w:rsid w:val="000544E0"/>
    <w:rsid w:val="00054C93"/>
    <w:rsid w:val="00054D57"/>
    <w:rsid w:val="00055BC6"/>
    <w:rsid w:val="00055CFB"/>
    <w:rsid w:val="00055D5A"/>
    <w:rsid w:val="00056A63"/>
    <w:rsid w:val="000573B8"/>
    <w:rsid w:val="000573D6"/>
    <w:rsid w:val="00057686"/>
    <w:rsid w:val="00057728"/>
    <w:rsid w:val="00060612"/>
    <w:rsid w:val="00061988"/>
    <w:rsid w:val="00061BD7"/>
    <w:rsid w:val="000624ED"/>
    <w:rsid w:val="00062911"/>
    <w:rsid w:val="00062E07"/>
    <w:rsid w:val="00063085"/>
    <w:rsid w:val="000631DB"/>
    <w:rsid w:val="000638EA"/>
    <w:rsid w:val="0006392E"/>
    <w:rsid w:val="00063CA1"/>
    <w:rsid w:val="00064ADC"/>
    <w:rsid w:val="00065701"/>
    <w:rsid w:val="00065E87"/>
    <w:rsid w:val="00065F9E"/>
    <w:rsid w:val="000660A1"/>
    <w:rsid w:val="00066318"/>
    <w:rsid w:val="00066772"/>
    <w:rsid w:val="000668B1"/>
    <w:rsid w:val="00067517"/>
    <w:rsid w:val="00067CB3"/>
    <w:rsid w:val="00067E2C"/>
    <w:rsid w:val="00067FC1"/>
    <w:rsid w:val="00072C4A"/>
    <w:rsid w:val="00073859"/>
    <w:rsid w:val="00073DBA"/>
    <w:rsid w:val="0007453B"/>
    <w:rsid w:val="000748AC"/>
    <w:rsid w:val="000758FA"/>
    <w:rsid w:val="00075908"/>
    <w:rsid w:val="0007622F"/>
    <w:rsid w:val="000766BC"/>
    <w:rsid w:val="00076AD4"/>
    <w:rsid w:val="0007729B"/>
    <w:rsid w:val="000774C4"/>
    <w:rsid w:val="000777D8"/>
    <w:rsid w:val="00077A23"/>
    <w:rsid w:val="0008045F"/>
    <w:rsid w:val="00080BFD"/>
    <w:rsid w:val="00080D24"/>
    <w:rsid w:val="000812ED"/>
    <w:rsid w:val="000814D8"/>
    <w:rsid w:val="0008156D"/>
    <w:rsid w:val="00082A4B"/>
    <w:rsid w:val="00083463"/>
    <w:rsid w:val="000834EB"/>
    <w:rsid w:val="00083C48"/>
    <w:rsid w:val="00084660"/>
    <w:rsid w:val="00084943"/>
    <w:rsid w:val="00084DFE"/>
    <w:rsid w:val="0008505F"/>
    <w:rsid w:val="0008591F"/>
    <w:rsid w:val="00085CC5"/>
    <w:rsid w:val="00085E5B"/>
    <w:rsid w:val="000860DC"/>
    <w:rsid w:val="0008611B"/>
    <w:rsid w:val="00086B83"/>
    <w:rsid w:val="00087065"/>
    <w:rsid w:val="0008740A"/>
    <w:rsid w:val="00090210"/>
    <w:rsid w:val="000903DA"/>
    <w:rsid w:val="00090E55"/>
    <w:rsid w:val="00091749"/>
    <w:rsid w:val="00091D2C"/>
    <w:rsid w:val="00091FFF"/>
    <w:rsid w:val="00092643"/>
    <w:rsid w:val="000929AE"/>
    <w:rsid w:val="00093331"/>
    <w:rsid w:val="000933BD"/>
    <w:rsid w:val="00093DAD"/>
    <w:rsid w:val="00093DCF"/>
    <w:rsid w:val="000947D3"/>
    <w:rsid w:val="00094807"/>
    <w:rsid w:val="000948B2"/>
    <w:rsid w:val="00094FB8"/>
    <w:rsid w:val="00095640"/>
    <w:rsid w:val="00095EFE"/>
    <w:rsid w:val="00095F9C"/>
    <w:rsid w:val="00096203"/>
    <w:rsid w:val="00096368"/>
    <w:rsid w:val="00096FA2"/>
    <w:rsid w:val="0009745D"/>
    <w:rsid w:val="0009757D"/>
    <w:rsid w:val="00097768"/>
    <w:rsid w:val="00097EB1"/>
    <w:rsid w:val="00097EE9"/>
    <w:rsid w:val="00097FF0"/>
    <w:rsid w:val="000A00F6"/>
    <w:rsid w:val="000A05A1"/>
    <w:rsid w:val="000A0644"/>
    <w:rsid w:val="000A0C73"/>
    <w:rsid w:val="000A1DBC"/>
    <w:rsid w:val="000A207A"/>
    <w:rsid w:val="000A35C2"/>
    <w:rsid w:val="000A3D8B"/>
    <w:rsid w:val="000A3E36"/>
    <w:rsid w:val="000A3E6D"/>
    <w:rsid w:val="000A4050"/>
    <w:rsid w:val="000A41AB"/>
    <w:rsid w:val="000A4413"/>
    <w:rsid w:val="000A4EBF"/>
    <w:rsid w:val="000A4FCD"/>
    <w:rsid w:val="000A5913"/>
    <w:rsid w:val="000A5D8C"/>
    <w:rsid w:val="000A5FFC"/>
    <w:rsid w:val="000A6C2B"/>
    <w:rsid w:val="000A7555"/>
    <w:rsid w:val="000A76F6"/>
    <w:rsid w:val="000A7F07"/>
    <w:rsid w:val="000B2192"/>
    <w:rsid w:val="000B2D92"/>
    <w:rsid w:val="000B3405"/>
    <w:rsid w:val="000B3E0C"/>
    <w:rsid w:val="000B4190"/>
    <w:rsid w:val="000B41F1"/>
    <w:rsid w:val="000B6045"/>
    <w:rsid w:val="000B607C"/>
    <w:rsid w:val="000B60D5"/>
    <w:rsid w:val="000B7D3B"/>
    <w:rsid w:val="000C053D"/>
    <w:rsid w:val="000C081D"/>
    <w:rsid w:val="000C0CF1"/>
    <w:rsid w:val="000C1042"/>
    <w:rsid w:val="000C1EDB"/>
    <w:rsid w:val="000C1F8A"/>
    <w:rsid w:val="000C2327"/>
    <w:rsid w:val="000C2541"/>
    <w:rsid w:val="000C28C0"/>
    <w:rsid w:val="000C2D00"/>
    <w:rsid w:val="000C3713"/>
    <w:rsid w:val="000C3A12"/>
    <w:rsid w:val="000C3CAA"/>
    <w:rsid w:val="000C4011"/>
    <w:rsid w:val="000C40BF"/>
    <w:rsid w:val="000C41C3"/>
    <w:rsid w:val="000C46C7"/>
    <w:rsid w:val="000C4E63"/>
    <w:rsid w:val="000C5213"/>
    <w:rsid w:val="000C527C"/>
    <w:rsid w:val="000C5398"/>
    <w:rsid w:val="000C57EE"/>
    <w:rsid w:val="000C61F4"/>
    <w:rsid w:val="000C6275"/>
    <w:rsid w:val="000C6BCC"/>
    <w:rsid w:val="000C7B84"/>
    <w:rsid w:val="000D123A"/>
    <w:rsid w:val="000D1865"/>
    <w:rsid w:val="000D1C62"/>
    <w:rsid w:val="000D21AE"/>
    <w:rsid w:val="000D23DE"/>
    <w:rsid w:val="000D275E"/>
    <w:rsid w:val="000D34B3"/>
    <w:rsid w:val="000D3ACE"/>
    <w:rsid w:val="000D3FCF"/>
    <w:rsid w:val="000D42C4"/>
    <w:rsid w:val="000D4A5B"/>
    <w:rsid w:val="000D4B62"/>
    <w:rsid w:val="000D4BA9"/>
    <w:rsid w:val="000D4DC7"/>
    <w:rsid w:val="000D5193"/>
    <w:rsid w:val="000D5ACE"/>
    <w:rsid w:val="000D5C53"/>
    <w:rsid w:val="000D6C31"/>
    <w:rsid w:val="000E00B9"/>
    <w:rsid w:val="000E02E2"/>
    <w:rsid w:val="000E048C"/>
    <w:rsid w:val="000E0CF1"/>
    <w:rsid w:val="000E1507"/>
    <w:rsid w:val="000E2DA9"/>
    <w:rsid w:val="000E3220"/>
    <w:rsid w:val="000E3363"/>
    <w:rsid w:val="000E3D76"/>
    <w:rsid w:val="000E4215"/>
    <w:rsid w:val="000E4585"/>
    <w:rsid w:val="000E4F68"/>
    <w:rsid w:val="000E5466"/>
    <w:rsid w:val="000E5769"/>
    <w:rsid w:val="000E5814"/>
    <w:rsid w:val="000E623E"/>
    <w:rsid w:val="000E6977"/>
    <w:rsid w:val="000E6D28"/>
    <w:rsid w:val="000E6F4C"/>
    <w:rsid w:val="000E7019"/>
    <w:rsid w:val="000E75F0"/>
    <w:rsid w:val="000E7674"/>
    <w:rsid w:val="000E7A21"/>
    <w:rsid w:val="000F0944"/>
    <w:rsid w:val="000F0A82"/>
    <w:rsid w:val="000F0B21"/>
    <w:rsid w:val="000F0C20"/>
    <w:rsid w:val="000F22B1"/>
    <w:rsid w:val="000F23DE"/>
    <w:rsid w:val="000F261D"/>
    <w:rsid w:val="000F3178"/>
    <w:rsid w:val="000F4063"/>
    <w:rsid w:val="000F4441"/>
    <w:rsid w:val="000F46E2"/>
    <w:rsid w:val="000F5417"/>
    <w:rsid w:val="000F5445"/>
    <w:rsid w:val="000F5FD7"/>
    <w:rsid w:val="000F6010"/>
    <w:rsid w:val="000F6031"/>
    <w:rsid w:val="000F636A"/>
    <w:rsid w:val="000F6A4E"/>
    <w:rsid w:val="000F776D"/>
    <w:rsid w:val="000F7791"/>
    <w:rsid w:val="000F7A1D"/>
    <w:rsid w:val="000F7D0C"/>
    <w:rsid w:val="001008CF"/>
    <w:rsid w:val="00100F03"/>
    <w:rsid w:val="0010113C"/>
    <w:rsid w:val="00101BDD"/>
    <w:rsid w:val="00101C28"/>
    <w:rsid w:val="001024BC"/>
    <w:rsid w:val="001026A6"/>
    <w:rsid w:val="00104039"/>
    <w:rsid w:val="00104560"/>
    <w:rsid w:val="00104DD2"/>
    <w:rsid w:val="001051A2"/>
    <w:rsid w:val="001053C5"/>
    <w:rsid w:val="0010610F"/>
    <w:rsid w:val="001064E5"/>
    <w:rsid w:val="001065F6"/>
    <w:rsid w:val="00106D40"/>
    <w:rsid w:val="00107454"/>
    <w:rsid w:val="00107F71"/>
    <w:rsid w:val="00110FC1"/>
    <w:rsid w:val="0011119C"/>
    <w:rsid w:val="00111690"/>
    <w:rsid w:val="00112709"/>
    <w:rsid w:val="00112D45"/>
    <w:rsid w:val="00113B82"/>
    <w:rsid w:val="001150E3"/>
    <w:rsid w:val="00115408"/>
    <w:rsid w:val="0011574F"/>
    <w:rsid w:val="00115A06"/>
    <w:rsid w:val="001166D9"/>
    <w:rsid w:val="001167B5"/>
    <w:rsid w:val="0011699B"/>
    <w:rsid w:val="00116C49"/>
    <w:rsid w:val="00116E9E"/>
    <w:rsid w:val="00120384"/>
    <w:rsid w:val="001206B3"/>
    <w:rsid w:val="00120837"/>
    <w:rsid w:val="0012096A"/>
    <w:rsid w:val="00120FE7"/>
    <w:rsid w:val="001212D7"/>
    <w:rsid w:val="00121686"/>
    <w:rsid w:val="00124121"/>
    <w:rsid w:val="001241C3"/>
    <w:rsid w:val="001245D0"/>
    <w:rsid w:val="001246AE"/>
    <w:rsid w:val="00124EC5"/>
    <w:rsid w:val="00125B6A"/>
    <w:rsid w:val="00125D9E"/>
    <w:rsid w:val="0012628B"/>
    <w:rsid w:val="00126D0F"/>
    <w:rsid w:val="0012788B"/>
    <w:rsid w:val="00127B81"/>
    <w:rsid w:val="00130006"/>
    <w:rsid w:val="001300CF"/>
    <w:rsid w:val="00130EB2"/>
    <w:rsid w:val="0013124C"/>
    <w:rsid w:val="00131B23"/>
    <w:rsid w:val="00131BE5"/>
    <w:rsid w:val="0013233B"/>
    <w:rsid w:val="00132416"/>
    <w:rsid w:val="001325C1"/>
    <w:rsid w:val="00132783"/>
    <w:rsid w:val="001328AC"/>
    <w:rsid w:val="00132BE4"/>
    <w:rsid w:val="00132BEC"/>
    <w:rsid w:val="00133B53"/>
    <w:rsid w:val="00133F29"/>
    <w:rsid w:val="001348A8"/>
    <w:rsid w:val="0013496B"/>
    <w:rsid w:val="00135BA0"/>
    <w:rsid w:val="00135CB0"/>
    <w:rsid w:val="001363D8"/>
    <w:rsid w:val="00136726"/>
    <w:rsid w:val="00136EB9"/>
    <w:rsid w:val="00136F44"/>
    <w:rsid w:val="001370D4"/>
    <w:rsid w:val="00137534"/>
    <w:rsid w:val="00137D09"/>
    <w:rsid w:val="001401F4"/>
    <w:rsid w:val="001402B2"/>
    <w:rsid w:val="001407DC"/>
    <w:rsid w:val="00141397"/>
    <w:rsid w:val="00141514"/>
    <w:rsid w:val="0014154E"/>
    <w:rsid w:val="001417CE"/>
    <w:rsid w:val="00141970"/>
    <w:rsid w:val="0014233F"/>
    <w:rsid w:val="00142702"/>
    <w:rsid w:val="001429BE"/>
    <w:rsid w:val="00142CDF"/>
    <w:rsid w:val="00143B5F"/>
    <w:rsid w:val="00143EAB"/>
    <w:rsid w:val="0014429F"/>
    <w:rsid w:val="001461A4"/>
    <w:rsid w:val="0014645C"/>
    <w:rsid w:val="0014690C"/>
    <w:rsid w:val="00146ABC"/>
    <w:rsid w:val="00146E1E"/>
    <w:rsid w:val="0014720B"/>
    <w:rsid w:val="001472EB"/>
    <w:rsid w:val="001477FD"/>
    <w:rsid w:val="0014781B"/>
    <w:rsid w:val="00147D84"/>
    <w:rsid w:val="00147E36"/>
    <w:rsid w:val="0015032B"/>
    <w:rsid w:val="001504D2"/>
    <w:rsid w:val="00150637"/>
    <w:rsid w:val="001506BE"/>
    <w:rsid w:val="001508E7"/>
    <w:rsid w:val="00150EC4"/>
    <w:rsid w:val="001515ED"/>
    <w:rsid w:val="00151A27"/>
    <w:rsid w:val="001524FB"/>
    <w:rsid w:val="00152805"/>
    <w:rsid w:val="00152A69"/>
    <w:rsid w:val="00153670"/>
    <w:rsid w:val="00153A7F"/>
    <w:rsid w:val="0015418A"/>
    <w:rsid w:val="001543D7"/>
    <w:rsid w:val="00154AFF"/>
    <w:rsid w:val="00154E37"/>
    <w:rsid w:val="00155ADF"/>
    <w:rsid w:val="00155E26"/>
    <w:rsid w:val="0015645D"/>
    <w:rsid w:val="0015676A"/>
    <w:rsid w:val="001568A3"/>
    <w:rsid w:val="0015748A"/>
    <w:rsid w:val="0015768E"/>
    <w:rsid w:val="001577CF"/>
    <w:rsid w:val="001605F2"/>
    <w:rsid w:val="00160CB8"/>
    <w:rsid w:val="00160DCA"/>
    <w:rsid w:val="001612AA"/>
    <w:rsid w:val="00161387"/>
    <w:rsid w:val="00162036"/>
    <w:rsid w:val="001626D5"/>
    <w:rsid w:val="0016302E"/>
    <w:rsid w:val="00163814"/>
    <w:rsid w:val="00163D3B"/>
    <w:rsid w:val="001651F9"/>
    <w:rsid w:val="0016555F"/>
    <w:rsid w:val="00165DA2"/>
    <w:rsid w:val="0016682F"/>
    <w:rsid w:val="001670B4"/>
    <w:rsid w:val="0017146A"/>
    <w:rsid w:val="00171482"/>
    <w:rsid w:val="001720FC"/>
    <w:rsid w:val="001723B6"/>
    <w:rsid w:val="00172600"/>
    <w:rsid w:val="00172813"/>
    <w:rsid w:val="001735CE"/>
    <w:rsid w:val="001738D4"/>
    <w:rsid w:val="00173B86"/>
    <w:rsid w:val="001752A6"/>
    <w:rsid w:val="00175565"/>
    <w:rsid w:val="001755AD"/>
    <w:rsid w:val="0017597F"/>
    <w:rsid w:val="00175C7E"/>
    <w:rsid w:val="00175DB5"/>
    <w:rsid w:val="00176879"/>
    <w:rsid w:val="001768AC"/>
    <w:rsid w:val="00177C65"/>
    <w:rsid w:val="00177D29"/>
    <w:rsid w:val="00180E0F"/>
    <w:rsid w:val="0018120A"/>
    <w:rsid w:val="00181ABE"/>
    <w:rsid w:val="001823D0"/>
    <w:rsid w:val="00182F6B"/>
    <w:rsid w:val="001839EF"/>
    <w:rsid w:val="00183A8F"/>
    <w:rsid w:val="00183B88"/>
    <w:rsid w:val="00184723"/>
    <w:rsid w:val="001855F6"/>
    <w:rsid w:val="001859F1"/>
    <w:rsid w:val="00186854"/>
    <w:rsid w:val="001870EE"/>
    <w:rsid w:val="001872E2"/>
    <w:rsid w:val="001875C2"/>
    <w:rsid w:val="0018794D"/>
    <w:rsid w:val="00190598"/>
    <w:rsid w:val="0019062B"/>
    <w:rsid w:val="00190649"/>
    <w:rsid w:val="00190D8F"/>
    <w:rsid w:val="00190F8B"/>
    <w:rsid w:val="001913E1"/>
    <w:rsid w:val="00191AC5"/>
    <w:rsid w:val="0019217C"/>
    <w:rsid w:val="0019233B"/>
    <w:rsid w:val="00192476"/>
    <w:rsid w:val="001934BA"/>
    <w:rsid w:val="00193823"/>
    <w:rsid w:val="00193D1A"/>
    <w:rsid w:val="0019444A"/>
    <w:rsid w:val="00194660"/>
    <w:rsid w:val="001948AB"/>
    <w:rsid w:val="0019525D"/>
    <w:rsid w:val="001958B4"/>
    <w:rsid w:val="0019695B"/>
    <w:rsid w:val="00196B3B"/>
    <w:rsid w:val="00196FB0"/>
    <w:rsid w:val="00197833"/>
    <w:rsid w:val="00197C22"/>
    <w:rsid w:val="00197F36"/>
    <w:rsid w:val="001A026F"/>
    <w:rsid w:val="001A04A3"/>
    <w:rsid w:val="001A0543"/>
    <w:rsid w:val="001A0AA5"/>
    <w:rsid w:val="001A0C94"/>
    <w:rsid w:val="001A108B"/>
    <w:rsid w:val="001A1E0A"/>
    <w:rsid w:val="001A214E"/>
    <w:rsid w:val="001A379D"/>
    <w:rsid w:val="001A3BF2"/>
    <w:rsid w:val="001A3EF1"/>
    <w:rsid w:val="001A4173"/>
    <w:rsid w:val="001A423F"/>
    <w:rsid w:val="001A486E"/>
    <w:rsid w:val="001A5027"/>
    <w:rsid w:val="001A5AB0"/>
    <w:rsid w:val="001A606B"/>
    <w:rsid w:val="001A65FC"/>
    <w:rsid w:val="001A6E80"/>
    <w:rsid w:val="001A7577"/>
    <w:rsid w:val="001A7692"/>
    <w:rsid w:val="001A7F0C"/>
    <w:rsid w:val="001B05D9"/>
    <w:rsid w:val="001B0C6A"/>
    <w:rsid w:val="001B131C"/>
    <w:rsid w:val="001B1807"/>
    <w:rsid w:val="001B331E"/>
    <w:rsid w:val="001B35A1"/>
    <w:rsid w:val="001B4B77"/>
    <w:rsid w:val="001B4CF8"/>
    <w:rsid w:val="001B4D33"/>
    <w:rsid w:val="001B5487"/>
    <w:rsid w:val="001B5AB5"/>
    <w:rsid w:val="001B615F"/>
    <w:rsid w:val="001B68BA"/>
    <w:rsid w:val="001B69A0"/>
    <w:rsid w:val="001B7364"/>
    <w:rsid w:val="001B7FCF"/>
    <w:rsid w:val="001C0160"/>
    <w:rsid w:val="001C0D77"/>
    <w:rsid w:val="001C1A9A"/>
    <w:rsid w:val="001C1B60"/>
    <w:rsid w:val="001C1BCE"/>
    <w:rsid w:val="001C23D9"/>
    <w:rsid w:val="001C2AB3"/>
    <w:rsid w:val="001C2B91"/>
    <w:rsid w:val="001C2E7B"/>
    <w:rsid w:val="001C3A0E"/>
    <w:rsid w:val="001C3AAE"/>
    <w:rsid w:val="001C42F8"/>
    <w:rsid w:val="001C4BF1"/>
    <w:rsid w:val="001C4D48"/>
    <w:rsid w:val="001C4EDD"/>
    <w:rsid w:val="001C589F"/>
    <w:rsid w:val="001C5C1C"/>
    <w:rsid w:val="001C5CCD"/>
    <w:rsid w:val="001C6787"/>
    <w:rsid w:val="001C68B8"/>
    <w:rsid w:val="001C6977"/>
    <w:rsid w:val="001C6AE5"/>
    <w:rsid w:val="001C6BA3"/>
    <w:rsid w:val="001C7271"/>
    <w:rsid w:val="001C7F2E"/>
    <w:rsid w:val="001D0B68"/>
    <w:rsid w:val="001D0B8C"/>
    <w:rsid w:val="001D13F2"/>
    <w:rsid w:val="001D1959"/>
    <w:rsid w:val="001D1ACA"/>
    <w:rsid w:val="001D2F8C"/>
    <w:rsid w:val="001D332B"/>
    <w:rsid w:val="001D3645"/>
    <w:rsid w:val="001D36C5"/>
    <w:rsid w:val="001D3A58"/>
    <w:rsid w:val="001D3AA6"/>
    <w:rsid w:val="001D3BF6"/>
    <w:rsid w:val="001D4120"/>
    <w:rsid w:val="001D4353"/>
    <w:rsid w:val="001D445A"/>
    <w:rsid w:val="001D4571"/>
    <w:rsid w:val="001D4BDF"/>
    <w:rsid w:val="001D4CA0"/>
    <w:rsid w:val="001D50B2"/>
    <w:rsid w:val="001D6111"/>
    <w:rsid w:val="001D6935"/>
    <w:rsid w:val="001D7898"/>
    <w:rsid w:val="001D7C4A"/>
    <w:rsid w:val="001E09DE"/>
    <w:rsid w:val="001E186D"/>
    <w:rsid w:val="001E1DC4"/>
    <w:rsid w:val="001E2C31"/>
    <w:rsid w:val="001E344B"/>
    <w:rsid w:val="001E360A"/>
    <w:rsid w:val="001E3DCE"/>
    <w:rsid w:val="001E5179"/>
    <w:rsid w:val="001E5B7E"/>
    <w:rsid w:val="001E6397"/>
    <w:rsid w:val="001E63ED"/>
    <w:rsid w:val="001E6799"/>
    <w:rsid w:val="001F08A5"/>
    <w:rsid w:val="001F0E4B"/>
    <w:rsid w:val="001F1334"/>
    <w:rsid w:val="001F199D"/>
    <w:rsid w:val="001F1B6A"/>
    <w:rsid w:val="001F22C1"/>
    <w:rsid w:val="001F23D1"/>
    <w:rsid w:val="001F273E"/>
    <w:rsid w:val="001F33A9"/>
    <w:rsid w:val="001F498F"/>
    <w:rsid w:val="001F4A0C"/>
    <w:rsid w:val="001F4C62"/>
    <w:rsid w:val="001F4D77"/>
    <w:rsid w:val="001F4F36"/>
    <w:rsid w:val="001F5C0E"/>
    <w:rsid w:val="001F6AE1"/>
    <w:rsid w:val="001F72F4"/>
    <w:rsid w:val="001F746E"/>
    <w:rsid w:val="001F77F6"/>
    <w:rsid w:val="001F79C0"/>
    <w:rsid w:val="001F97CD"/>
    <w:rsid w:val="00200347"/>
    <w:rsid w:val="00200794"/>
    <w:rsid w:val="00200D11"/>
    <w:rsid w:val="00200E99"/>
    <w:rsid w:val="0020137B"/>
    <w:rsid w:val="0020215C"/>
    <w:rsid w:val="00202234"/>
    <w:rsid w:val="00203371"/>
    <w:rsid w:val="00203DEA"/>
    <w:rsid w:val="00203FD3"/>
    <w:rsid w:val="0020468D"/>
    <w:rsid w:val="00204747"/>
    <w:rsid w:val="00204BE3"/>
    <w:rsid w:val="00204CE3"/>
    <w:rsid w:val="00205167"/>
    <w:rsid w:val="002055B4"/>
    <w:rsid w:val="0020666C"/>
    <w:rsid w:val="002069F6"/>
    <w:rsid w:val="00206E9F"/>
    <w:rsid w:val="00206FD7"/>
    <w:rsid w:val="002070FC"/>
    <w:rsid w:val="002072B9"/>
    <w:rsid w:val="0020750A"/>
    <w:rsid w:val="00207D2C"/>
    <w:rsid w:val="00210E18"/>
    <w:rsid w:val="00210EBF"/>
    <w:rsid w:val="00211672"/>
    <w:rsid w:val="00211A2F"/>
    <w:rsid w:val="00211E28"/>
    <w:rsid w:val="00211E44"/>
    <w:rsid w:val="0021222C"/>
    <w:rsid w:val="002125B6"/>
    <w:rsid w:val="0021324F"/>
    <w:rsid w:val="00213ABA"/>
    <w:rsid w:val="0021400C"/>
    <w:rsid w:val="0021545C"/>
    <w:rsid w:val="00216375"/>
    <w:rsid w:val="002166D0"/>
    <w:rsid w:val="00216C8A"/>
    <w:rsid w:val="00217086"/>
    <w:rsid w:val="00217840"/>
    <w:rsid w:val="0022063C"/>
    <w:rsid w:val="0022068F"/>
    <w:rsid w:val="002207BB"/>
    <w:rsid w:val="00220AE7"/>
    <w:rsid w:val="0022161E"/>
    <w:rsid w:val="00221839"/>
    <w:rsid w:val="00221B3F"/>
    <w:rsid w:val="0022287B"/>
    <w:rsid w:val="00222933"/>
    <w:rsid w:val="002232F2"/>
    <w:rsid w:val="0022355A"/>
    <w:rsid w:val="00223F81"/>
    <w:rsid w:val="00224220"/>
    <w:rsid w:val="00224409"/>
    <w:rsid w:val="002244CE"/>
    <w:rsid w:val="00224960"/>
    <w:rsid w:val="00224B0F"/>
    <w:rsid w:val="00225276"/>
    <w:rsid w:val="00225813"/>
    <w:rsid w:val="00225F86"/>
    <w:rsid w:val="00226200"/>
    <w:rsid w:val="002277BA"/>
    <w:rsid w:val="002278A6"/>
    <w:rsid w:val="00230144"/>
    <w:rsid w:val="00230525"/>
    <w:rsid w:val="00230683"/>
    <w:rsid w:val="00230D18"/>
    <w:rsid w:val="00231E17"/>
    <w:rsid w:val="00232FC9"/>
    <w:rsid w:val="00233295"/>
    <w:rsid w:val="0023374D"/>
    <w:rsid w:val="00234039"/>
    <w:rsid w:val="002342B6"/>
    <w:rsid w:val="00234678"/>
    <w:rsid w:val="0023480B"/>
    <w:rsid w:val="002355DD"/>
    <w:rsid w:val="00235658"/>
    <w:rsid w:val="00235AAB"/>
    <w:rsid w:val="00236A66"/>
    <w:rsid w:val="00236D8F"/>
    <w:rsid w:val="00236F6D"/>
    <w:rsid w:val="002372F5"/>
    <w:rsid w:val="002379D7"/>
    <w:rsid w:val="00237C7F"/>
    <w:rsid w:val="00237D55"/>
    <w:rsid w:val="002403E3"/>
    <w:rsid w:val="002407C2"/>
    <w:rsid w:val="00240B94"/>
    <w:rsid w:val="002410FF"/>
    <w:rsid w:val="00241B0F"/>
    <w:rsid w:val="00241D30"/>
    <w:rsid w:val="00241DB5"/>
    <w:rsid w:val="00242D08"/>
    <w:rsid w:val="002431BA"/>
    <w:rsid w:val="002434EC"/>
    <w:rsid w:val="002440DC"/>
    <w:rsid w:val="00244117"/>
    <w:rsid w:val="002447C2"/>
    <w:rsid w:val="00244C90"/>
    <w:rsid w:val="002451DC"/>
    <w:rsid w:val="0024526F"/>
    <w:rsid w:val="0024543E"/>
    <w:rsid w:val="0024546D"/>
    <w:rsid w:val="00245893"/>
    <w:rsid w:val="0024613C"/>
    <w:rsid w:val="002468DA"/>
    <w:rsid w:val="00246C15"/>
    <w:rsid w:val="00247203"/>
    <w:rsid w:val="002475E2"/>
    <w:rsid w:val="002477A1"/>
    <w:rsid w:val="0024783B"/>
    <w:rsid w:val="0024787B"/>
    <w:rsid w:val="00247AC1"/>
    <w:rsid w:val="00250DBC"/>
    <w:rsid w:val="00250EBC"/>
    <w:rsid w:val="00251330"/>
    <w:rsid w:val="002519A4"/>
    <w:rsid w:val="00251A21"/>
    <w:rsid w:val="002531BB"/>
    <w:rsid w:val="0025344C"/>
    <w:rsid w:val="002536D7"/>
    <w:rsid w:val="0025402F"/>
    <w:rsid w:val="00254349"/>
    <w:rsid w:val="0025512F"/>
    <w:rsid w:val="002551B9"/>
    <w:rsid w:val="00255368"/>
    <w:rsid w:val="00255C70"/>
    <w:rsid w:val="00256318"/>
    <w:rsid w:val="00256331"/>
    <w:rsid w:val="00256BD4"/>
    <w:rsid w:val="00256BD8"/>
    <w:rsid w:val="00257191"/>
    <w:rsid w:val="0025719D"/>
    <w:rsid w:val="00257EB2"/>
    <w:rsid w:val="002606AA"/>
    <w:rsid w:val="00260964"/>
    <w:rsid w:val="00260D01"/>
    <w:rsid w:val="00261577"/>
    <w:rsid w:val="0026163A"/>
    <w:rsid w:val="002626E7"/>
    <w:rsid w:val="002629B9"/>
    <w:rsid w:val="00262C6B"/>
    <w:rsid w:val="00262D22"/>
    <w:rsid w:val="0026307E"/>
    <w:rsid w:val="0026336E"/>
    <w:rsid w:val="00264068"/>
    <w:rsid w:val="00264551"/>
    <w:rsid w:val="00264CC9"/>
    <w:rsid w:val="00264E89"/>
    <w:rsid w:val="00265886"/>
    <w:rsid w:val="002661E9"/>
    <w:rsid w:val="002702E1"/>
    <w:rsid w:val="00270F88"/>
    <w:rsid w:val="0027137A"/>
    <w:rsid w:val="00271598"/>
    <w:rsid w:val="00271751"/>
    <w:rsid w:val="00271DBE"/>
    <w:rsid w:val="002720C2"/>
    <w:rsid w:val="002728AC"/>
    <w:rsid w:val="002729AC"/>
    <w:rsid w:val="00272A32"/>
    <w:rsid w:val="00273ADE"/>
    <w:rsid w:val="0027486E"/>
    <w:rsid w:val="00274EE5"/>
    <w:rsid w:val="00275877"/>
    <w:rsid w:val="00275F6E"/>
    <w:rsid w:val="00276168"/>
    <w:rsid w:val="002769BF"/>
    <w:rsid w:val="00277249"/>
    <w:rsid w:val="002800F8"/>
    <w:rsid w:val="00280584"/>
    <w:rsid w:val="002805B5"/>
    <w:rsid w:val="00281270"/>
    <w:rsid w:val="002812FD"/>
    <w:rsid w:val="0028193F"/>
    <w:rsid w:val="00281B74"/>
    <w:rsid w:val="00281BA9"/>
    <w:rsid w:val="002839E5"/>
    <w:rsid w:val="00283B16"/>
    <w:rsid w:val="002848CF"/>
    <w:rsid w:val="00286023"/>
    <w:rsid w:val="002869FF"/>
    <w:rsid w:val="0028794E"/>
    <w:rsid w:val="002901AA"/>
    <w:rsid w:val="0029171E"/>
    <w:rsid w:val="00291D4E"/>
    <w:rsid w:val="0029218E"/>
    <w:rsid w:val="002925FC"/>
    <w:rsid w:val="00292799"/>
    <w:rsid w:val="002928B5"/>
    <w:rsid w:val="00293120"/>
    <w:rsid w:val="002931BC"/>
    <w:rsid w:val="00293A91"/>
    <w:rsid w:val="00293F47"/>
    <w:rsid w:val="00293FD3"/>
    <w:rsid w:val="0029403C"/>
    <w:rsid w:val="0029526D"/>
    <w:rsid w:val="002964CB"/>
    <w:rsid w:val="0029686A"/>
    <w:rsid w:val="00296EDC"/>
    <w:rsid w:val="00297146"/>
    <w:rsid w:val="002977EE"/>
    <w:rsid w:val="002A0458"/>
    <w:rsid w:val="002A04C4"/>
    <w:rsid w:val="002A0BE6"/>
    <w:rsid w:val="002A0CE3"/>
    <w:rsid w:val="002A0EC2"/>
    <w:rsid w:val="002A121C"/>
    <w:rsid w:val="002A308A"/>
    <w:rsid w:val="002A35D9"/>
    <w:rsid w:val="002A393E"/>
    <w:rsid w:val="002A4FE6"/>
    <w:rsid w:val="002A550D"/>
    <w:rsid w:val="002A566F"/>
    <w:rsid w:val="002A66E8"/>
    <w:rsid w:val="002A674D"/>
    <w:rsid w:val="002A6A5A"/>
    <w:rsid w:val="002A6F41"/>
    <w:rsid w:val="002A7846"/>
    <w:rsid w:val="002A7BD5"/>
    <w:rsid w:val="002A7FFB"/>
    <w:rsid w:val="002B0FAF"/>
    <w:rsid w:val="002B16AF"/>
    <w:rsid w:val="002B17DE"/>
    <w:rsid w:val="002B1DC2"/>
    <w:rsid w:val="002B24A3"/>
    <w:rsid w:val="002B2BBA"/>
    <w:rsid w:val="002B3503"/>
    <w:rsid w:val="002B3636"/>
    <w:rsid w:val="002B389D"/>
    <w:rsid w:val="002B3FE2"/>
    <w:rsid w:val="002B44EC"/>
    <w:rsid w:val="002B4AE2"/>
    <w:rsid w:val="002B5CD8"/>
    <w:rsid w:val="002B65DD"/>
    <w:rsid w:val="002B690B"/>
    <w:rsid w:val="002B6FDB"/>
    <w:rsid w:val="002B73CF"/>
    <w:rsid w:val="002B74ED"/>
    <w:rsid w:val="002C083A"/>
    <w:rsid w:val="002C096E"/>
    <w:rsid w:val="002C0B71"/>
    <w:rsid w:val="002C106D"/>
    <w:rsid w:val="002C15A6"/>
    <w:rsid w:val="002C16BC"/>
    <w:rsid w:val="002C2844"/>
    <w:rsid w:val="002C2DB1"/>
    <w:rsid w:val="002C2DEF"/>
    <w:rsid w:val="002C331F"/>
    <w:rsid w:val="002C3345"/>
    <w:rsid w:val="002C33B0"/>
    <w:rsid w:val="002C3518"/>
    <w:rsid w:val="002C3664"/>
    <w:rsid w:val="002C3A09"/>
    <w:rsid w:val="002C3D04"/>
    <w:rsid w:val="002C433F"/>
    <w:rsid w:val="002C4584"/>
    <w:rsid w:val="002C4B7A"/>
    <w:rsid w:val="002C4F07"/>
    <w:rsid w:val="002C4F73"/>
    <w:rsid w:val="002C502A"/>
    <w:rsid w:val="002C6170"/>
    <w:rsid w:val="002C61B2"/>
    <w:rsid w:val="002C6497"/>
    <w:rsid w:val="002C6778"/>
    <w:rsid w:val="002C6955"/>
    <w:rsid w:val="002C69B9"/>
    <w:rsid w:val="002C73AC"/>
    <w:rsid w:val="002D02F9"/>
    <w:rsid w:val="002D0FCE"/>
    <w:rsid w:val="002D10DD"/>
    <w:rsid w:val="002D1345"/>
    <w:rsid w:val="002D18AD"/>
    <w:rsid w:val="002D1C80"/>
    <w:rsid w:val="002D1D9E"/>
    <w:rsid w:val="002D2E81"/>
    <w:rsid w:val="002D38E3"/>
    <w:rsid w:val="002D3900"/>
    <w:rsid w:val="002D3D1C"/>
    <w:rsid w:val="002D409A"/>
    <w:rsid w:val="002D4567"/>
    <w:rsid w:val="002D4DFF"/>
    <w:rsid w:val="002D533E"/>
    <w:rsid w:val="002D6358"/>
    <w:rsid w:val="002D6F73"/>
    <w:rsid w:val="002D74D6"/>
    <w:rsid w:val="002D77F8"/>
    <w:rsid w:val="002E0855"/>
    <w:rsid w:val="002E09CA"/>
    <w:rsid w:val="002E0A65"/>
    <w:rsid w:val="002E0CB1"/>
    <w:rsid w:val="002E13F0"/>
    <w:rsid w:val="002E1578"/>
    <w:rsid w:val="002E21D9"/>
    <w:rsid w:val="002E22AC"/>
    <w:rsid w:val="002E2713"/>
    <w:rsid w:val="002E2D21"/>
    <w:rsid w:val="002E3751"/>
    <w:rsid w:val="002E37CB"/>
    <w:rsid w:val="002E3A6B"/>
    <w:rsid w:val="002E3C3C"/>
    <w:rsid w:val="002E402D"/>
    <w:rsid w:val="002E43B9"/>
    <w:rsid w:val="002E4C57"/>
    <w:rsid w:val="002E4DBA"/>
    <w:rsid w:val="002E6AA7"/>
    <w:rsid w:val="002E6DAB"/>
    <w:rsid w:val="002E6FB9"/>
    <w:rsid w:val="002E7090"/>
    <w:rsid w:val="002E70BB"/>
    <w:rsid w:val="002E71A0"/>
    <w:rsid w:val="002E76CB"/>
    <w:rsid w:val="002E7F06"/>
    <w:rsid w:val="002F0BBC"/>
    <w:rsid w:val="002F19DB"/>
    <w:rsid w:val="002F1C2F"/>
    <w:rsid w:val="002F288A"/>
    <w:rsid w:val="002F2A3F"/>
    <w:rsid w:val="002F34DB"/>
    <w:rsid w:val="002F39C3"/>
    <w:rsid w:val="002F3AEB"/>
    <w:rsid w:val="002F3D24"/>
    <w:rsid w:val="002F3D2D"/>
    <w:rsid w:val="002F3F4A"/>
    <w:rsid w:val="002F40F1"/>
    <w:rsid w:val="002F5082"/>
    <w:rsid w:val="002F63B2"/>
    <w:rsid w:val="002F6C40"/>
    <w:rsid w:val="002F6E3B"/>
    <w:rsid w:val="002F70EC"/>
    <w:rsid w:val="002F728D"/>
    <w:rsid w:val="002F7843"/>
    <w:rsid w:val="003005EB"/>
    <w:rsid w:val="003006F3"/>
    <w:rsid w:val="00300FD6"/>
    <w:rsid w:val="0030104F"/>
    <w:rsid w:val="00301093"/>
    <w:rsid w:val="003012E6"/>
    <w:rsid w:val="00301E26"/>
    <w:rsid w:val="003020F2"/>
    <w:rsid w:val="003023CE"/>
    <w:rsid w:val="0030275B"/>
    <w:rsid w:val="0030314C"/>
    <w:rsid w:val="003037D5"/>
    <w:rsid w:val="003039C0"/>
    <w:rsid w:val="00303C71"/>
    <w:rsid w:val="0030460F"/>
    <w:rsid w:val="003046C5"/>
    <w:rsid w:val="0030481E"/>
    <w:rsid w:val="00304C56"/>
    <w:rsid w:val="0030508B"/>
    <w:rsid w:val="00305493"/>
    <w:rsid w:val="0030582D"/>
    <w:rsid w:val="00305A3D"/>
    <w:rsid w:val="0030633A"/>
    <w:rsid w:val="003063A5"/>
    <w:rsid w:val="003066AF"/>
    <w:rsid w:val="003068AA"/>
    <w:rsid w:val="00306EF8"/>
    <w:rsid w:val="003073C2"/>
    <w:rsid w:val="003101CB"/>
    <w:rsid w:val="003103E3"/>
    <w:rsid w:val="003106DB"/>
    <w:rsid w:val="00310CDD"/>
    <w:rsid w:val="00310DE4"/>
    <w:rsid w:val="0031167A"/>
    <w:rsid w:val="00311F62"/>
    <w:rsid w:val="00312DA0"/>
    <w:rsid w:val="003134AF"/>
    <w:rsid w:val="003137EE"/>
    <w:rsid w:val="00313DFB"/>
    <w:rsid w:val="00313F46"/>
    <w:rsid w:val="00314278"/>
    <w:rsid w:val="003144CD"/>
    <w:rsid w:val="003149B6"/>
    <w:rsid w:val="00315303"/>
    <w:rsid w:val="00315807"/>
    <w:rsid w:val="003158CF"/>
    <w:rsid w:val="00315B15"/>
    <w:rsid w:val="0031622A"/>
    <w:rsid w:val="00316660"/>
    <w:rsid w:val="00316B1A"/>
    <w:rsid w:val="00316C61"/>
    <w:rsid w:val="00316EAE"/>
    <w:rsid w:val="00317429"/>
    <w:rsid w:val="003175BB"/>
    <w:rsid w:val="00317A7B"/>
    <w:rsid w:val="00317CE9"/>
    <w:rsid w:val="003207D4"/>
    <w:rsid w:val="00320E67"/>
    <w:rsid w:val="00320F60"/>
    <w:rsid w:val="003210AF"/>
    <w:rsid w:val="00321381"/>
    <w:rsid w:val="003217DF"/>
    <w:rsid w:val="00321AA5"/>
    <w:rsid w:val="00321B66"/>
    <w:rsid w:val="003232C3"/>
    <w:rsid w:val="00323395"/>
    <w:rsid w:val="00323742"/>
    <w:rsid w:val="003238EA"/>
    <w:rsid w:val="00323F8B"/>
    <w:rsid w:val="00324497"/>
    <w:rsid w:val="003250AF"/>
    <w:rsid w:val="00325233"/>
    <w:rsid w:val="00325AC6"/>
    <w:rsid w:val="00325B1F"/>
    <w:rsid w:val="00326611"/>
    <w:rsid w:val="00326FF9"/>
    <w:rsid w:val="003270CE"/>
    <w:rsid w:val="0032713D"/>
    <w:rsid w:val="00327EF7"/>
    <w:rsid w:val="00330834"/>
    <w:rsid w:val="00330AE9"/>
    <w:rsid w:val="00331708"/>
    <w:rsid w:val="00331AF0"/>
    <w:rsid w:val="00331B94"/>
    <w:rsid w:val="00331E28"/>
    <w:rsid w:val="00332005"/>
    <w:rsid w:val="00332AE4"/>
    <w:rsid w:val="00332D1B"/>
    <w:rsid w:val="0033305F"/>
    <w:rsid w:val="00333598"/>
    <w:rsid w:val="00333FA0"/>
    <w:rsid w:val="003340D8"/>
    <w:rsid w:val="003345BC"/>
    <w:rsid w:val="00334839"/>
    <w:rsid w:val="00334854"/>
    <w:rsid w:val="00334A30"/>
    <w:rsid w:val="00334D96"/>
    <w:rsid w:val="00334E66"/>
    <w:rsid w:val="003361F0"/>
    <w:rsid w:val="003362B7"/>
    <w:rsid w:val="00336753"/>
    <w:rsid w:val="00336A06"/>
    <w:rsid w:val="003379F3"/>
    <w:rsid w:val="00337C83"/>
    <w:rsid w:val="00340198"/>
    <w:rsid w:val="003406D9"/>
    <w:rsid w:val="003409D8"/>
    <w:rsid w:val="00340DEC"/>
    <w:rsid w:val="003418E6"/>
    <w:rsid w:val="003419E1"/>
    <w:rsid w:val="00341B08"/>
    <w:rsid w:val="00341BE7"/>
    <w:rsid w:val="00341CB7"/>
    <w:rsid w:val="003423BA"/>
    <w:rsid w:val="00342D2E"/>
    <w:rsid w:val="00342E64"/>
    <w:rsid w:val="00343828"/>
    <w:rsid w:val="00344AB2"/>
    <w:rsid w:val="00344B28"/>
    <w:rsid w:val="00344CDC"/>
    <w:rsid w:val="0034509C"/>
    <w:rsid w:val="003451A0"/>
    <w:rsid w:val="00345E0C"/>
    <w:rsid w:val="003466BE"/>
    <w:rsid w:val="003469DA"/>
    <w:rsid w:val="00346CA4"/>
    <w:rsid w:val="00347290"/>
    <w:rsid w:val="0034732F"/>
    <w:rsid w:val="0034758C"/>
    <w:rsid w:val="003475F9"/>
    <w:rsid w:val="0034780B"/>
    <w:rsid w:val="00347C18"/>
    <w:rsid w:val="0035055A"/>
    <w:rsid w:val="00350C39"/>
    <w:rsid w:val="0035152B"/>
    <w:rsid w:val="0035153C"/>
    <w:rsid w:val="0035155F"/>
    <w:rsid w:val="00351F75"/>
    <w:rsid w:val="0035202D"/>
    <w:rsid w:val="00352041"/>
    <w:rsid w:val="00352408"/>
    <w:rsid w:val="003524B2"/>
    <w:rsid w:val="00352F0B"/>
    <w:rsid w:val="0035339C"/>
    <w:rsid w:val="0035390A"/>
    <w:rsid w:val="00353CA5"/>
    <w:rsid w:val="00353F69"/>
    <w:rsid w:val="003541CE"/>
    <w:rsid w:val="0035487F"/>
    <w:rsid w:val="0035490B"/>
    <w:rsid w:val="00354E74"/>
    <w:rsid w:val="003557F7"/>
    <w:rsid w:val="00355A96"/>
    <w:rsid w:val="00355B3F"/>
    <w:rsid w:val="00356727"/>
    <w:rsid w:val="00357020"/>
    <w:rsid w:val="00357706"/>
    <w:rsid w:val="00357A2E"/>
    <w:rsid w:val="003605F0"/>
    <w:rsid w:val="003609E9"/>
    <w:rsid w:val="00360CB5"/>
    <w:rsid w:val="00361F66"/>
    <w:rsid w:val="0036200B"/>
    <w:rsid w:val="003622E5"/>
    <w:rsid w:val="003640D4"/>
    <w:rsid w:val="003648DC"/>
    <w:rsid w:val="00364A6E"/>
    <w:rsid w:val="003655E2"/>
    <w:rsid w:val="00365671"/>
    <w:rsid w:val="003657AA"/>
    <w:rsid w:val="00365941"/>
    <w:rsid w:val="003669D4"/>
    <w:rsid w:val="00367C71"/>
    <w:rsid w:val="00367CB1"/>
    <w:rsid w:val="00370218"/>
    <w:rsid w:val="00370C4A"/>
    <w:rsid w:val="00370DD4"/>
    <w:rsid w:val="0037140D"/>
    <w:rsid w:val="00371597"/>
    <w:rsid w:val="00371998"/>
    <w:rsid w:val="00371F02"/>
    <w:rsid w:val="00372567"/>
    <w:rsid w:val="00372686"/>
    <w:rsid w:val="00372BFA"/>
    <w:rsid w:val="00373084"/>
    <w:rsid w:val="00373353"/>
    <w:rsid w:val="00373CAC"/>
    <w:rsid w:val="00374911"/>
    <w:rsid w:val="00374E2B"/>
    <w:rsid w:val="00374E6D"/>
    <w:rsid w:val="00374E73"/>
    <w:rsid w:val="00374F90"/>
    <w:rsid w:val="0037503A"/>
    <w:rsid w:val="00375301"/>
    <w:rsid w:val="00375F07"/>
    <w:rsid w:val="003764A3"/>
    <w:rsid w:val="00376680"/>
    <w:rsid w:val="00376B39"/>
    <w:rsid w:val="00376BFD"/>
    <w:rsid w:val="0037711F"/>
    <w:rsid w:val="00380620"/>
    <w:rsid w:val="00380711"/>
    <w:rsid w:val="0038076F"/>
    <w:rsid w:val="00380F01"/>
    <w:rsid w:val="00381143"/>
    <w:rsid w:val="0038173A"/>
    <w:rsid w:val="00381769"/>
    <w:rsid w:val="00381C43"/>
    <w:rsid w:val="00381F64"/>
    <w:rsid w:val="0038207A"/>
    <w:rsid w:val="003824F3"/>
    <w:rsid w:val="0038257B"/>
    <w:rsid w:val="0038271E"/>
    <w:rsid w:val="003829E5"/>
    <w:rsid w:val="00382B32"/>
    <w:rsid w:val="003835B9"/>
    <w:rsid w:val="003845C2"/>
    <w:rsid w:val="00384713"/>
    <w:rsid w:val="00384A7F"/>
    <w:rsid w:val="00384FAA"/>
    <w:rsid w:val="00385764"/>
    <w:rsid w:val="0038628D"/>
    <w:rsid w:val="00387274"/>
    <w:rsid w:val="003874C6"/>
    <w:rsid w:val="00387820"/>
    <w:rsid w:val="00387917"/>
    <w:rsid w:val="003909A7"/>
    <w:rsid w:val="00390E85"/>
    <w:rsid w:val="003911FC"/>
    <w:rsid w:val="00391372"/>
    <w:rsid w:val="00391C4C"/>
    <w:rsid w:val="0039386A"/>
    <w:rsid w:val="003944E2"/>
    <w:rsid w:val="003950C4"/>
    <w:rsid w:val="00395331"/>
    <w:rsid w:val="0039560B"/>
    <w:rsid w:val="00395706"/>
    <w:rsid w:val="00395AFC"/>
    <w:rsid w:val="0039645E"/>
    <w:rsid w:val="00396A1D"/>
    <w:rsid w:val="00396C91"/>
    <w:rsid w:val="003972A3"/>
    <w:rsid w:val="003A07BA"/>
    <w:rsid w:val="003A0B37"/>
    <w:rsid w:val="003A1326"/>
    <w:rsid w:val="003A2116"/>
    <w:rsid w:val="003A23C2"/>
    <w:rsid w:val="003A2FB5"/>
    <w:rsid w:val="003A4A3D"/>
    <w:rsid w:val="003A5889"/>
    <w:rsid w:val="003A5C77"/>
    <w:rsid w:val="003A5DE7"/>
    <w:rsid w:val="003A6663"/>
    <w:rsid w:val="003A674D"/>
    <w:rsid w:val="003A6918"/>
    <w:rsid w:val="003A6CD0"/>
    <w:rsid w:val="003A6E0A"/>
    <w:rsid w:val="003A6EAE"/>
    <w:rsid w:val="003A7306"/>
    <w:rsid w:val="003A797C"/>
    <w:rsid w:val="003B0143"/>
    <w:rsid w:val="003B033C"/>
    <w:rsid w:val="003B037E"/>
    <w:rsid w:val="003B0394"/>
    <w:rsid w:val="003B0CE2"/>
    <w:rsid w:val="003B0F1D"/>
    <w:rsid w:val="003B0F32"/>
    <w:rsid w:val="003B103D"/>
    <w:rsid w:val="003B1799"/>
    <w:rsid w:val="003B24AD"/>
    <w:rsid w:val="003B28AF"/>
    <w:rsid w:val="003B2A1A"/>
    <w:rsid w:val="003B3052"/>
    <w:rsid w:val="003B3AB0"/>
    <w:rsid w:val="003B451A"/>
    <w:rsid w:val="003B4B0A"/>
    <w:rsid w:val="003B4EBA"/>
    <w:rsid w:val="003B5129"/>
    <w:rsid w:val="003B5676"/>
    <w:rsid w:val="003B56E4"/>
    <w:rsid w:val="003B5A67"/>
    <w:rsid w:val="003B5B93"/>
    <w:rsid w:val="003B5F0A"/>
    <w:rsid w:val="003B679B"/>
    <w:rsid w:val="003B67E4"/>
    <w:rsid w:val="003C049F"/>
    <w:rsid w:val="003C0D61"/>
    <w:rsid w:val="003C10AA"/>
    <w:rsid w:val="003C16F2"/>
    <w:rsid w:val="003C237F"/>
    <w:rsid w:val="003C2ED3"/>
    <w:rsid w:val="003C32CC"/>
    <w:rsid w:val="003C3560"/>
    <w:rsid w:val="003C366B"/>
    <w:rsid w:val="003C4757"/>
    <w:rsid w:val="003C5019"/>
    <w:rsid w:val="003C5B85"/>
    <w:rsid w:val="003C5C3A"/>
    <w:rsid w:val="003C5C3F"/>
    <w:rsid w:val="003C7453"/>
    <w:rsid w:val="003C7CE1"/>
    <w:rsid w:val="003C7EFD"/>
    <w:rsid w:val="003D0140"/>
    <w:rsid w:val="003D0419"/>
    <w:rsid w:val="003D15C6"/>
    <w:rsid w:val="003D18EF"/>
    <w:rsid w:val="003D1A51"/>
    <w:rsid w:val="003D1FF2"/>
    <w:rsid w:val="003D2B69"/>
    <w:rsid w:val="003D32AD"/>
    <w:rsid w:val="003D3459"/>
    <w:rsid w:val="003D3FE5"/>
    <w:rsid w:val="003D4259"/>
    <w:rsid w:val="003D5215"/>
    <w:rsid w:val="003D5626"/>
    <w:rsid w:val="003D6BEB"/>
    <w:rsid w:val="003D6E6E"/>
    <w:rsid w:val="003D763E"/>
    <w:rsid w:val="003D7DFE"/>
    <w:rsid w:val="003E02E0"/>
    <w:rsid w:val="003E0363"/>
    <w:rsid w:val="003E303B"/>
    <w:rsid w:val="003E3425"/>
    <w:rsid w:val="003E3694"/>
    <w:rsid w:val="003E419A"/>
    <w:rsid w:val="003E41C2"/>
    <w:rsid w:val="003E43B9"/>
    <w:rsid w:val="003E43E1"/>
    <w:rsid w:val="003E5396"/>
    <w:rsid w:val="003E55BE"/>
    <w:rsid w:val="003E6965"/>
    <w:rsid w:val="003E6AE1"/>
    <w:rsid w:val="003E79EE"/>
    <w:rsid w:val="003E7A22"/>
    <w:rsid w:val="003E7D96"/>
    <w:rsid w:val="003E7E31"/>
    <w:rsid w:val="003F01BB"/>
    <w:rsid w:val="003F02A9"/>
    <w:rsid w:val="003F042C"/>
    <w:rsid w:val="003F08AD"/>
    <w:rsid w:val="003F102B"/>
    <w:rsid w:val="003F103C"/>
    <w:rsid w:val="003F1474"/>
    <w:rsid w:val="003F14A7"/>
    <w:rsid w:val="003F150E"/>
    <w:rsid w:val="003F1801"/>
    <w:rsid w:val="003F1B15"/>
    <w:rsid w:val="003F2885"/>
    <w:rsid w:val="003F323C"/>
    <w:rsid w:val="003F42CB"/>
    <w:rsid w:val="003F4369"/>
    <w:rsid w:val="003F4C60"/>
    <w:rsid w:val="003F4E8A"/>
    <w:rsid w:val="003F4FED"/>
    <w:rsid w:val="003F5623"/>
    <w:rsid w:val="003F5786"/>
    <w:rsid w:val="003F5918"/>
    <w:rsid w:val="003F5B70"/>
    <w:rsid w:val="003F65B0"/>
    <w:rsid w:val="003F70BD"/>
    <w:rsid w:val="003F738D"/>
    <w:rsid w:val="003F7836"/>
    <w:rsid w:val="0040034F"/>
    <w:rsid w:val="0040046A"/>
    <w:rsid w:val="00400968"/>
    <w:rsid w:val="00400B05"/>
    <w:rsid w:val="00400CCA"/>
    <w:rsid w:val="0040138C"/>
    <w:rsid w:val="004026A8"/>
    <w:rsid w:val="00402F72"/>
    <w:rsid w:val="00402F80"/>
    <w:rsid w:val="00402FC6"/>
    <w:rsid w:val="00404422"/>
    <w:rsid w:val="00404A53"/>
    <w:rsid w:val="00404A63"/>
    <w:rsid w:val="00404E6E"/>
    <w:rsid w:val="00405090"/>
    <w:rsid w:val="00405185"/>
    <w:rsid w:val="0040587E"/>
    <w:rsid w:val="00405C1F"/>
    <w:rsid w:val="004066C9"/>
    <w:rsid w:val="00406741"/>
    <w:rsid w:val="00406FD8"/>
    <w:rsid w:val="00407A6C"/>
    <w:rsid w:val="00410AB8"/>
    <w:rsid w:val="00411D7A"/>
    <w:rsid w:val="004126EB"/>
    <w:rsid w:val="00412F6B"/>
    <w:rsid w:val="00413390"/>
    <w:rsid w:val="00413D60"/>
    <w:rsid w:val="004147AE"/>
    <w:rsid w:val="00414BB3"/>
    <w:rsid w:val="004154FB"/>
    <w:rsid w:val="00416254"/>
    <w:rsid w:val="00416746"/>
    <w:rsid w:val="00416751"/>
    <w:rsid w:val="0041685D"/>
    <w:rsid w:val="00416CAA"/>
    <w:rsid w:val="0042024A"/>
    <w:rsid w:val="00420466"/>
    <w:rsid w:val="00420B13"/>
    <w:rsid w:val="00421568"/>
    <w:rsid w:val="00421885"/>
    <w:rsid w:val="00421A24"/>
    <w:rsid w:val="00421BAA"/>
    <w:rsid w:val="004225F7"/>
    <w:rsid w:val="004235E4"/>
    <w:rsid w:val="004237E0"/>
    <w:rsid w:val="004238BF"/>
    <w:rsid w:val="004238C3"/>
    <w:rsid w:val="00423A10"/>
    <w:rsid w:val="00423BFB"/>
    <w:rsid w:val="00424555"/>
    <w:rsid w:val="00424E64"/>
    <w:rsid w:val="00424F36"/>
    <w:rsid w:val="004252FE"/>
    <w:rsid w:val="00425410"/>
    <w:rsid w:val="0042606E"/>
    <w:rsid w:val="00426691"/>
    <w:rsid w:val="004267C7"/>
    <w:rsid w:val="00426911"/>
    <w:rsid w:val="00430727"/>
    <w:rsid w:val="004313A1"/>
    <w:rsid w:val="004316F6"/>
    <w:rsid w:val="004319BF"/>
    <w:rsid w:val="00431D8C"/>
    <w:rsid w:val="00432DD7"/>
    <w:rsid w:val="0043374E"/>
    <w:rsid w:val="004339A9"/>
    <w:rsid w:val="00433F30"/>
    <w:rsid w:val="0043432F"/>
    <w:rsid w:val="00434CD9"/>
    <w:rsid w:val="00434E7F"/>
    <w:rsid w:val="0043527D"/>
    <w:rsid w:val="00435AD4"/>
    <w:rsid w:val="004361FC"/>
    <w:rsid w:val="00436A76"/>
    <w:rsid w:val="00437507"/>
    <w:rsid w:val="00437CB7"/>
    <w:rsid w:val="00437D20"/>
    <w:rsid w:val="00440060"/>
    <w:rsid w:val="00441198"/>
    <w:rsid w:val="004411B8"/>
    <w:rsid w:val="00441F08"/>
    <w:rsid w:val="004421DD"/>
    <w:rsid w:val="00442217"/>
    <w:rsid w:val="0044260A"/>
    <w:rsid w:val="00442B5C"/>
    <w:rsid w:val="00442C8C"/>
    <w:rsid w:val="004431BB"/>
    <w:rsid w:val="00443938"/>
    <w:rsid w:val="004447B2"/>
    <w:rsid w:val="00444E2F"/>
    <w:rsid w:val="00445412"/>
    <w:rsid w:val="0044614F"/>
    <w:rsid w:val="00446214"/>
    <w:rsid w:val="00446892"/>
    <w:rsid w:val="00446B99"/>
    <w:rsid w:val="004470D3"/>
    <w:rsid w:val="00447A6B"/>
    <w:rsid w:val="004501B8"/>
    <w:rsid w:val="004509B1"/>
    <w:rsid w:val="00451259"/>
    <w:rsid w:val="00451748"/>
    <w:rsid w:val="00451E1D"/>
    <w:rsid w:val="004527D9"/>
    <w:rsid w:val="00453876"/>
    <w:rsid w:val="00454CF2"/>
    <w:rsid w:val="00455279"/>
    <w:rsid w:val="004552E4"/>
    <w:rsid w:val="00455BAB"/>
    <w:rsid w:val="00455E57"/>
    <w:rsid w:val="004565FC"/>
    <w:rsid w:val="00456BE5"/>
    <w:rsid w:val="0045760B"/>
    <w:rsid w:val="0045781C"/>
    <w:rsid w:val="00457B7E"/>
    <w:rsid w:val="0046066B"/>
    <w:rsid w:val="00460B60"/>
    <w:rsid w:val="00460C48"/>
    <w:rsid w:val="00461731"/>
    <w:rsid w:val="00461B16"/>
    <w:rsid w:val="00462288"/>
    <w:rsid w:val="0046369E"/>
    <w:rsid w:val="00463E99"/>
    <w:rsid w:val="00463F1B"/>
    <w:rsid w:val="0046415D"/>
    <w:rsid w:val="004642CE"/>
    <w:rsid w:val="00464302"/>
    <w:rsid w:val="00464514"/>
    <w:rsid w:val="00464B7F"/>
    <w:rsid w:val="00465207"/>
    <w:rsid w:val="00465911"/>
    <w:rsid w:val="00465E6A"/>
    <w:rsid w:val="00466171"/>
    <w:rsid w:val="00466369"/>
    <w:rsid w:val="00466889"/>
    <w:rsid w:val="00466A9B"/>
    <w:rsid w:val="00467483"/>
    <w:rsid w:val="00467EAC"/>
    <w:rsid w:val="00470A37"/>
    <w:rsid w:val="00470CFA"/>
    <w:rsid w:val="00471426"/>
    <w:rsid w:val="004714EE"/>
    <w:rsid w:val="00471808"/>
    <w:rsid w:val="004724BA"/>
    <w:rsid w:val="00473140"/>
    <w:rsid w:val="004739A7"/>
    <w:rsid w:val="004739E9"/>
    <w:rsid w:val="004740E4"/>
    <w:rsid w:val="00476F81"/>
    <w:rsid w:val="00477D58"/>
    <w:rsid w:val="00480517"/>
    <w:rsid w:val="004807E0"/>
    <w:rsid w:val="00480C60"/>
    <w:rsid w:val="004810FD"/>
    <w:rsid w:val="004815E8"/>
    <w:rsid w:val="00481BC4"/>
    <w:rsid w:val="00481ECD"/>
    <w:rsid w:val="00481F20"/>
    <w:rsid w:val="0048286B"/>
    <w:rsid w:val="004828DD"/>
    <w:rsid w:val="00482B11"/>
    <w:rsid w:val="00482E66"/>
    <w:rsid w:val="00482FC2"/>
    <w:rsid w:val="004836BB"/>
    <w:rsid w:val="00483714"/>
    <w:rsid w:val="00483CE3"/>
    <w:rsid w:val="00483DAE"/>
    <w:rsid w:val="00484304"/>
    <w:rsid w:val="004851E2"/>
    <w:rsid w:val="004859FA"/>
    <w:rsid w:val="00487ED5"/>
    <w:rsid w:val="00491735"/>
    <w:rsid w:val="0049280D"/>
    <w:rsid w:val="004928FB"/>
    <w:rsid w:val="00492E6C"/>
    <w:rsid w:val="004932CD"/>
    <w:rsid w:val="00493353"/>
    <w:rsid w:val="0049387B"/>
    <w:rsid w:val="00493934"/>
    <w:rsid w:val="00493A91"/>
    <w:rsid w:val="00493B9C"/>
    <w:rsid w:val="00494510"/>
    <w:rsid w:val="00494745"/>
    <w:rsid w:val="00494A13"/>
    <w:rsid w:val="00494BFF"/>
    <w:rsid w:val="00494C4C"/>
    <w:rsid w:val="00494E8B"/>
    <w:rsid w:val="0049552A"/>
    <w:rsid w:val="00495835"/>
    <w:rsid w:val="00496142"/>
    <w:rsid w:val="00496283"/>
    <w:rsid w:val="00496CBF"/>
    <w:rsid w:val="0049737C"/>
    <w:rsid w:val="004A0051"/>
    <w:rsid w:val="004A0583"/>
    <w:rsid w:val="004A0A95"/>
    <w:rsid w:val="004A0B29"/>
    <w:rsid w:val="004A0E50"/>
    <w:rsid w:val="004A0F03"/>
    <w:rsid w:val="004A147D"/>
    <w:rsid w:val="004A158E"/>
    <w:rsid w:val="004A172A"/>
    <w:rsid w:val="004A1CE3"/>
    <w:rsid w:val="004A1E86"/>
    <w:rsid w:val="004A2391"/>
    <w:rsid w:val="004A2702"/>
    <w:rsid w:val="004A277C"/>
    <w:rsid w:val="004A3096"/>
    <w:rsid w:val="004A3A2B"/>
    <w:rsid w:val="004A4C2F"/>
    <w:rsid w:val="004A554D"/>
    <w:rsid w:val="004A59B8"/>
    <w:rsid w:val="004A6036"/>
    <w:rsid w:val="004A6996"/>
    <w:rsid w:val="004A6AAA"/>
    <w:rsid w:val="004A7504"/>
    <w:rsid w:val="004A7D02"/>
    <w:rsid w:val="004B1386"/>
    <w:rsid w:val="004B1CC8"/>
    <w:rsid w:val="004B211C"/>
    <w:rsid w:val="004B2346"/>
    <w:rsid w:val="004B26CB"/>
    <w:rsid w:val="004B26DC"/>
    <w:rsid w:val="004B30BD"/>
    <w:rsid w:val="004B31DC"/>
    <w:rsid w:val="004B34B2"/>
    <w:rsid w:val="004B3964"/>
    <w:rsid w:val="004B4087"/>
    <w:rsid w:val="004B41EC"/>
    <w:rsid w:val="004B44BF"/>
    <w:rsid w:val="004B5120"/>
    <w:rsid w:val="004B51E6"/>
    <w:rsid w:val="004B6395"/>
    <w:rsid w:val="004B63C2"/>
    <w:rsid w:val="004B65DA"/>
    <w:rsid w:val="004B69FE"/>
    <w:rsid w:val="004B720E"/>
    <w:rsid w:val="004B7838"/>
    <w:rsid w:val="004B78B6"/>
    <w:rsid w:val="004C0421"/>
    <w:rsid w:val="004C064F"/>
    <w:rsid w:val="004C08F7"/>
    <w:rsid w:val="004C0B1F"/>
    <w:rsid w:val="004C0DE2"/>
    <w:rsid w:val="004C0F7B"/>
    <w:rsid w:val="004C1308"/>
    <w:rsid w:val="004C1426"/>
    <w:rsid w:val="004C1805"/>
    <w:rsid w:val="004C1D35"/>
    <w:rsid w:val="004C1D4C"/>
    <w:rsid w:val="004C1E55"/>
    <w:rsid w:val="004C262A"/>
    <w:rsid w:val="004C271B"/>
    <w:rsid w:val="004C288C"/>
    <w:rsid w:val="004C2D8A"/>
    <w:rsid w:val="004C2E08"/>
    <w:rsid w:val="004C318C"/>
    <w:rsid w:val="004C3261"/>
    <w:rsid w:val="004C3AE1"/>
    <w:rsid w:val="004C3CBD"/>
    <w:rsid w:val="004C3DBA"/>
    <w:rsid w:val="004C414D"/>
    <w:rsid w:val="004C4858"/>
    <w:rsid w:val="004C4D71"/>
    <w:rsid w:val="004C5251"/>
    <w:rsid w:val="004C5324"/>
    <w:rsid w:val="004C5CE8"/>
    <w:rsid w:val="004C60CA"/>
    <w:rsid w:val="004C68A8"/>
    <w:rsid w:val="004C7CDF"/>
    <w:rsid w:val="004D0940"/>
    <w:rsid w:val="004D0E86"/>
    <w:rsid w:val="004D111C"/>
    <w:rsid w:val="004D168C"/>
    <w:rsid w:val="004D222F"/>
    <w:rsid w:val="004D2901"/>
    <w:rsid w:val="004D37AA"/>
    <w:rsid w:val="004D38B6"/>
    <w:rsid w:val="004D3A30"/>
    <w:rsid w:val="004D4DEC"/>
    <w:rsid w:val="004D4EDD"/>
    <w:rsid w:val="004D545B"/>
    <w:rsid w:val="004D5B23"/>
    <w:rsid w:val="004D65BE"/>
    <w:rsid w:val="004D66E3"/>
    <w:rsid w:val="004D6DDF"/>
    <w:rsid w:val="004D7017"/>
    <w:rsid w:val="004D73B3"/>
    <w:rsid w:val="004D762E"/>
    <w:rsid w:val="004D7A20"/>
    <w:rsid w:val="004D7A30"/>
    <w:rsid w:val="004E003E"/>
    <w:rsid w:val="004E0807"/>
    <w:rsid w:val="004E10B0"/>
    <w:rsid w:val="004E11A1"/>
    <w:rsid w:val="004E153A"/>
    <w:rsid w:val="004E1C37"/>
    <w:rsid w:val="004E2174"/>
    <w:rsid w:val="004E21F0"/>
    <w:rsid w:val="004E24C5"/>
    <w:rsid w:val="004E25F1"/>
    <w:rsid w:val="004E29B3"/>
    <w:rsid w:val="004E31AD"/>
    <w:rsid w:val="004E323E"/>
    <w:rsid w:val="004E3A44"/>
    <w:rsid w:val="004E46FB"/>
    <w:rsid w:val="004E4742"/>
    <w:rsid w:val="004E4772"/>
    <w:rsid w:val="004E4CC8"/>
    <w:rsid w:val="004E4F76"/>
    <w:rsid w:val="004E5925"/>
    <w:rsid w:val="004E6A59"/>
    <w:rsid w:val="004F09D9"/>
    <w:rsid w:val="004F10CF"/>
    <w:rsid w:val="004F1333"/>
    <w:rsid w:val="004F1420"/>
    <w:rsid w:val="004F1540"/>
    <w:rsid w:val="004F15B3"/>
    <w:rsid w:val="004F17A3"/>
    <w:rsid w:val="004F1B69"/>
    <w:rsid w:val="004F1D0E"/>
    <w:rsid w:val="004F1DA0"/>
    <w:rsid w:val="004F24A3"/>
    <w:rsid w:val="004F3AFA"/>
    <w:rsid w:val="004F3B6B"/>
    <w:rsid w:val="004F3E5E"/>
    <w:rsid w:val="004F4486"/>
    <w:rsid w:val="004F5200"/>
    <w:rsid w:val="004F5A92"/>
    <w:rsid w:val="004F5C49"/>
    <w:rsid w:val="004F6A97"/>
    <w:rsid w:val="004F6C8C"/>
    <w:rsid w:val="004F6CA4"/>
    <w:rsid w:val="004F74B5"/>
    <w:rsid w:val="004F7A0A"/>
    <w:rsid w:val="004F7DEF"/>
    <w:rsid w:val="0050030A"/>
    <w:rsid w:val="005004E2"/>
    <w:rsid w:val="00501349"/>
    <w:rsid w:val="0050157D"/>
    <w:rsid w:val="005018B3"/>
    <w:rsid w:val="00501A1E"/>
    <w:rsid w:val="00501A54"/>
    <w:rsid w:val="00501FDF"/>
    <w:rsid w:val="00502761"/>
    <w:rsid w:val="005027FC"/>
    <w:rsid w:val="00502EDA"/>
    <w:rsid w:val="00502F19"/>
    <w:rsid w:val="0050318E"/>
    <w:rsid w:val="0050356E"/>
    <w:rsid w:val="00504C17"/>
    <w:rsid w:val="00504F22"/>
    <w:rsid w:val="00504F3A"/>
    <w:rsid w:val="005058AA"/>
    <w:rsid w:val="00505969"/>
    <w:rsid w:val="00505F4F"/>
    <w:rsid w:val="0050609E"/>
    <w:rsid w:val="00507599"/>
    <w:rsid w:val="00510369"/>
    <w:rsid w:val="005126FC"/>
    <w:rsid w:val="00512BEF"/>
    <w:rsid w:val="00512C26"/>
    <w:rsid w:val="0051324A"/>
    <w:rsid w:val="005133A5"/>
    <w:rsid w:val="005135CB"/>
    <w:rsid w:val="005135D1"/>
    <w:rsid w:val="00514696"/>
    <w:rsid w:val="00515021"/>
    <w:rsid w:val="0051560F"/>
    <w:rsid w:val="005159A0"/>
    <w:rsid w:val="00515AAE"/>
    <w:rsid w:val="005161A0"/>
    <w:rsid w:val="005166FD"/>
    <w:rsid w:val="00516F67"/>
    <w:rsid w:val="005170E4"/>
    <w:rsid w:val="0051725C"/>
    <w:rsid w:val="00517461"/>
    <w:rsid w:val="00517673"/>
    <w:rsid w:val="00517715"/>
    <w:rsid w:val="00517F43"/>
    <w:rsid w:val="00520BED"/>
    <w:rsid w:val="0052113C"/>
    <w:rsid w:val="005229C2"/>
    <w:rsid w:val="00522FDD"/>
    <w:rsid w:val="005236CE"/>
    <w:rsid w:val="005243D4"/>
    <w:rsid w:val="0052555C"/>
    <w:rsid w:val="005260D4"/>
    <w:rsid w:val="00526A80"/>
    <w:rsid w:val="00526D21"/>
    <w:rsid w:val="00527441"/>
    <w:rsid w:val="0053003A"/>
    <w:rsid w:val="00530194"/>
    <w:rsid w:val="005315AE"/>
    <w:rsid w:val="0053288F"/>
    <w:rsid w:val="005328DB"/>
    <w:rsid w:val="00532E05"/>
    <w:rsid w:val="005330DA"/>
    <w:rsid w:val="0053317E"/>
    <w:rsid w:val="00533352"/>
    <w:rsid w:val="00533613"/>
    <w:rsid w:val="00533C00"/>
    <w:rsid w:val="00534156"/>
    <w:rsid w:val="005349ED"/>
    <w:rsid w:val="00534E12"/>
    <w:rsid w:val="0053535C"/>
    <w:rsid w:val="00535882"/>
    <w:rsid w:val="00536303"/>
    <w:rsid w:val="0053674E"/>
    <w:rsid w:val="005369A4"/>
    <w:rsid w:val="00536A88"/>
    <w:rsid w:val="00536B1F"/>
    <w:rsid w:val="00536CCE"/>
    <w:rsid w:val="00536F88"/>
    <w:rsid w:val="0053717B"/>
    <w:rsid w:val="00537268"/>
    <w:rsid w:val="005374EB"/>
    <w:rsid w:val="00537BC5"/>
    <w:rsid w:val="00537E11"/>
    <w:rsid w:val="0054045F"/>
    <w:rsid w:val="005406DF"/>
    <w:rsid w:val="00540AF5"/>
    <w:rsid w:val="00540E1B"/>
    <w:rsid w:val="00541285"/>
    <w:rsid w:val="00541AE8"/>
    <w:rsid w:val="00542000"/>
    <w:rsid w:val="00542389"/>
    <w:rsid w:val="005427AF"/>
    <w:rsid w:val="00542959"/>
    <w:rsid w:val="00543815"/>
    <w:rsid w:val="00543D50"/>
    <w:rsid w:val="00544796"/>
    <w:rsid w:val="00545BF5"/>
    <w:rsid w:val="00546ECF"/>
    <w:rsid w:val="0054768A"/>
    <w:rsid w:val="005478AE"/>
    <w:rsid w:val="00547BDE"/>
    <w:rsid w:val="00547C77"/>
    <w:rsid w:val="00547E65"/>
    <w:rsid w:val="00550327"/>
    <w:rsid w:val="005507D2"/>
    <w:rsid w:val="00550D30"/>
    <w:rsid w:val="00550F50"/>
    <w:rsid w:val="0055227E"/>
    <w:rsid w:val="0055248E"/>
    <w:rsid w:val="005527A4"/>
    <w:rsid w:val="00553CAB"/>
    <w:rsid w:val="00554027"/>
    <w:rsid w:val="00554204"/>
    <w:rsid w:val="0055430C"/>
    <w:rsid w:val="00554A0A"/>
    <w:rsid w:val="00554D6C"/>
    <w:rsid w:val="00554FBC"/>
    <w:rsid w:val="005558CA"/>
    <w:rsid w:val="0055629D"/>
    <w:rsid w:val="00556449"/>
    <w:rsid w:val="00556723"/>
    <w:rsid w:val="00556B2D"/>
    <w:rsid w:val="00557377"/>
    <w:rsid w:val="00560477"/>
    <w:rsid w:val="005611E2"/>
    <w:rsid w:val="005613C7"/>
    <w:rsid w:val="00561C6F"/>
    <w:rsid w:val="0056208D"/>
    <w:rsid w:val="005621F3"/>
    <w:rsid w:val="00562C58"/>
    <w:rsid w:val="00562ED7"/>
    <w:rsid w:val="0056365C"/>
    <w:rsid w:val="00563682"/>
    <w:rsid w:val="00563D33"/>
    <w:rsid w:val="00563F49"/>
    <w:rsid w:val="005640DD"/>
    <w:rsid w:val="0056442A"/>
    <w:rsid w:val="00564FFF"/>
    <w:rsid w:val="00565238"/>
    <w:rsid w:val="00565DC2"/>
    <w:rsid w:val="00566CA9"/>
    <w:rsid w:val="005677C0"/>
    <w:rsid w:val="00570310"/>
    <w:rsid w:val="005705DB"/>
    <w:rsid w:val="00570825"/>
    <w:rsid w:val="0057122E"/>
    <w:rsid w:val="00571590"/>
    <w:rsid w:val="00571753"/>
    <w:rsid w:val="00571943"/>
    <w:rsid w:val="005721BB"/>
    <w:rsid w:val="00572D6A"/>
    <w:rsid w:val="00572DFC"/>
    <w:rsid w:val="00573AC4"/>
    <w:rsid w:val="00573E76"/>
    <w:rsid w:val="005741EF"/>
    <w:rsid w:val="005754C6"/>
    <w:rsid w:val="00575CB5"/>
    <w:rsid w:val="00575D09"/>
    <w:rsid w:val="00575DC6"/>
    <w:rsid w:val="00575FA8"/>
    <w:rsid w:val="005764F7"/>
    <w:rsid w:val="00576FA8"/>
    <w:rsid w:val="005775E5"/>
    <w:rsid w:val="0057790B"/>
    <w:rsid w:val="00577C61"/>
    <w:rsid w:val="00577C79"/>
    <w:rsid w:val="00577D37"/>
    <w:rsid w:val="00577E52"/>
    <w:rsid w:val="0058033C"/>
    <w:rsid w:val="00580AA7"/>
    <w:rsid w:val="005815D2"/>
    <w:rsid w:val="005821E6"/>
    <w:rsid w:val="005823DF"/>
    <w:rsid w:val="005827E8"/>
    <w:rsid w:val="0058311E"/>
    <w:rsid w:val="00584153"/>
    <w:rsid w:val="00584181"/>
    <w:rsid w:val="005844B6"/>
    <w:rsid w:val="00584BFD"/>
    <w:rsid w:val="0058500E"/>
    <w:rsid w:val="00585556"/>
    <w:rsid w:val="00585919"/>
    <w:rsid w:val="00585D65"/>
    <w:rsid w:val="00585E01"/>
    <w:rsid w:val="005865E1"/>
    <w:rsid w:val="0058690E"/>
    <w:rsid w:val="00587DCC"/>
    <w:rsid w:val="00587FAF"/>
    <w:rsid w:val="0059079F"/>
    <w:rsid w:val="00592871"/>
    <w:rsid w:val="00593DCA"/>
    <w:rsid w:val="00593F33"/>
    <w:rsid w:val="00594A48"/>
    <w:rsid w:val="00594A4C"/>
    <w:rsid w:val="00594B69"/>
    <w:rsid w:val="00594BF5"/>
    <w:rsid w:val="00595FE6"/>
    <w:rsid w:val="0059673F"/>
    <w:rsid w:val="00597609"/>
    <w:rsid w:val="00597A82"/>
    <w:rsid w:val="005A01AC"/>
    <w:rsid w:val="005A03BE"/>
    <w:rsid w:val="005A0451"/>
    <w:rsid w:val="005A0E87"/>
    <w:rsid w:val="005A0EDE"/>
    <w:rsid w:val="005A12A7"/>
    <w:rsid w:val="005A13FE"/>
    <w:rsid w:val="005A2379"/>
    <w:rsid w:val="005A396A"/>
    <w:rsid w:val="005A3AA1"/>
    <w:rsid w:val="005A449C"/>
    <w:rsid w:val="005A4CEA"/>
    <w:rsid w:val="005A516A"/>
    <w:rsid w:val="005A5AF5"/>
    <w:rsid w:val="005A5C6F"/>
    <w:rsid w:val="005A5D3C"/>
    <w:rsid w:val="005A5F12"/>
    <w:rsid w:val="005A6806"/>
    <w:rsid w:val="005A6BB3"/>
    <w:rsid w:val="005A7015"/>
    <w:rsid w:val="005A7D98"/>
    <w:rsid w:val="005B0359"/>
    <w:rsid w:val="005B04C0"/>
    <w:rsid w:val="005B058C"/>
    <w:rsid w:val="005B0A10"/>
    <w:rsid w:val="005B0E5A"/>
    <w:rsid w:val="005B103D"/>
    <w:rsid w:val="005B126D"/>
    <w:rsid w:val="005B15ED"/>
    <w:rsid w:val="005B19A5"/>
    <w:rsid w:val="005B1E12"/>
    <w:rsid w:val="005B1F1D"/>
    <w:rsid w:val="005B2A7B"/>
    <w:rsid w:val="005B2B65"/>
    <w:rsid w:val="005B2B7A"/>
    <w:rsid w:val="005B2BE9"/>
    <w:rsid w:val="005B374C"/>
    <w:rsid w:val="005B3C84"/>
    <w:rsid w:val="005B3CD5"/>
    <w:rsid w:val="005B4233"/>
    <w:rsid w:val="005B4836"/>
    <w:rsid w:val="005B5554"/>
    <w:rsid w:val="005B5BB6"/>
    <w:rsid w:val="005B6503"/>
    <w:rsid w:val="005B6822"/>
    <w:rsid w:val="005B6A9F"/>
    <w:rsid w:val="005B717E"/>
    <w:rsid w:val="005B735A"/>
    <w:rsid w:val="005B773E"/>
    <w:rsid w:val="005B790C"/>
    <w:rsid w:val="005B7B68"/>
    <w:rsid w:val="005B7C47"/>
    <w:rsid w:val="005C02BA"/>
    <w:rsid w:val="005C036C"/>
    <w:rsid w:val="005C0FD2"/>
    <w:rsid w:val="005C114E"/>
    <w:rsid w:val="005C13CF"/>
    <w:rsid w:val="005C1703"/>
    <w:rsid w:val="005C232D"/>
    <w:rsid w:val="005C291F"/>
    <w:rsid w:val="005C29DC"/>
    <w:rsid w:val="005C2A3D"/>
    <w:rsid w:val="005C2BD3"/>
    <w:rsid w:val="005C30E3"/>
    <w:rsid w:val="005C34AC"/>
    <w:rsid w:val="005C3A7A"/>
    <w:rsid w:val="005C4A31"/>
    <w:rsid w:val="005C4E08"/>
    <w:rsid w:val="005C4F5A"/>
    <w:rsid w:val="005C4F9F"/>
    <w:rsid w:val="005C576E"/>
    <w:rsid w:val="005C5853"/>
    <w:rsid w:val="005C5A28"/>
    <w:rsid w:val="005C60A0"/>
    <w:rsid w:val="005C63A1"/>
    <w:rsid w:val="005C6DFB"/>
    <w:rsid w:val="005C6E12"/>
    <w:rsid w:val="005C7EA6"/>
    <w:rsid w:val="005D05BD"/>
    <w:rsid w:val="005D070B"/>
    <w:rsid w:val="005D075F"/>
    <w:rsid w:val="005D0E4C"/>
    <w:rsid w:val="005D13DE"/>
    <w:rsid w:val="005D1430"/>
    <w:rsid w:val="005D202E"/>
    <w:rsid w:val="005D223C"/>
    <w:rsid w:val="005D3011"/>
    <w:rsid w:val="005D3450"/>
    <w:rsid w:val="005D3598"/>
    <w:rsid w:val="005D3A85"/>
    <w:rsid w:val="005D45FA"/>
    <w:rsid w:val="005D4CB2"/>
    <w:rsid w:val="005D51E5"/>
    <w:rsid w:val="005D5AA2"/>
    <w:rsid w:val="005D63D0"/>
    <w:rsid w:val="005D6B18"/>
    <w:rsid w:val="005D6E9E"/>
    <w:rsid w:val="005D740E"/>
    <w:rsid w:val="005D75BC"/>
    <w:rsid w:val="005D7760"/>
    <w:rsid w:val="005E0282"/>
    <w:rsid w:val="005E02EB"/>
    <w:rsid w:val="005E043A"/>
    <w:rsid w:val="005E099E"/>
    <w:rsid w:val="005E1252"/>
    <w:rsid w:val="005E1941"/>
    <w:rsid w:val="005E2EAE"/>
    <w:rsid w:val="005E3830"/>
    <w:rsid w:val="005E3C73"/>
    <w:rsid w:val="005E4176"/>
    <w:rsid w:val="005E4AC9"/>
    <w:rsid w:val="005E4B00"/>
    <w:rsid w:val="005E4E05"/>
    <w:rsid w:val="005E50A5"/>
    <w:rsid w:val="005E5890"/>
    <w:rsid w:val="005E5ED6"/>
    <w:rsid w:val="005E6CF3"/>
    <w:rsid w:val="005E6F2D"/>
    <w:rsid w:val="005E765A"/>
    <w:rsid w:val="005E779A"/>
    <w:rsid w:val="005E79BE"/>
    <w:rsid w:val="005E7BA7"/>
    <w:rsid w:val="005E7D8D"/>
    <w:rsid w:val="005F075B"/>
    <w:rsid w:val="005F0AA8"/>
    <w:rsid w:val="005F0B43"/>
    <w:rsid w:val="005F0E9E"/>
    <w:rsid w:val="005F12D1"/>
    <w:rsid w:val="005F2213"/>
    <w:rsid w:val="005F2E5A"/>
    <w:rsid w:val="005F3254"/>
    <w:rsid w:val="005F38BF"/>
    <w:rsid w:val="005F3FC8"/>
    <w:rsid w:val="005F4154"/>
    <w:rsid w:val="005F423E"/>
    <w:rsid w:val="005F446B"/>
    <w:rsid w:val="005F45A2"/>
    <w:rsid w:val="005F473F"/>
    <w:rsid w:val="005F4F37"/>
    <w:rsid w:val="005F55CA"/>
    <w:rsid w:val="005F5B83"/>
    <w:rsid w:val="005F5CA5"/>
    <w:rsid w:val="005F5FEC"/>
    <w:rsid w:val="005F6487"/>
    <w:rsid w:val="005F6802"/>
    <w:rsid w:val="005F6CFD"/>
    <w:rsid w:val="005F7075"/>
    <w:rsid w:val="005F7205"/>
    <w:rsid w:val="005F7268"/>
    <w:rsid w:val="005F7EFD"/>
    <w:rsid w:val="00600056"/>
    <w:rsid w:val="00600269"/>
    <w:rsid w:val="006006A8"/>
    <w:rsid w:val="0060163B"/>
    <w:rsid w:val="00601831"/>
    <w:rsid w:val="006024FF"/>
    <w:rsid w:val="00602518"/>
    <w:rsid w:val="00602750"/>
    <w:rsid w:val="00602B5A"/>
    <w:rsid w:val="006033F9"/>
    <w:rsid w:val="00603440"/>
    <w:rsid w:val="00605462"/>
    <w:rsid w:val="00606229"/>
    <w:rsid w:val="00606289"/>
    <w:rsid w:val="00606478"/>
    <w:rsid w:val="00606A10"/>
    <w:rsid w:val="00606E47"/>
    <w:rsid w:val="00607D46"/>
    <w:rsid w:val="00610186"/>
    <w:rsid w:val="00610478"/>
    <w:rsid w:val="0061083B"/>
    <w:rsid w:val="00610DA8"/>
    <w:rsid w:val="00612723"/>
    <w:rsid w:val="00613C12"/>
    <w:rsid w:val="006144FE"/>
    <w:rsid w:val="00614D03"/>
    <w:rsid w:val="00615C91"/>
    <w:rsid w:val="00615E09"/>
    <w:rsid w:val="00616A21"/>
    <w:rsid w:val="00617507"/>
    <w:rsid w:val="00617769"/>
    <w:rsid w:val="0061787D"/>
    <w:rsid w:val="00620673"/>
    <w:rsid w:val="00620751"/>
    <w:rsid w:val="0062077C"/>
    <w:rsid w:val="00621CE0"/>
    <w:rsid w:val="00621FB6"/>
    <w:rsid w:val="00622852"/>
    <w:rsid w:val="0062379B"/>
    <w:rsid w:val="0062540C"/>
    <w:rsid w:val="006255FE"/>
    <w:rsid w:val="00625F1E"/>
    <w:rsid w:val="00625FFE"/>
    <w:rsid w:val="00626188"/>
    <w:rsid w:val="006270B2"/>
    <w:rsid w:val="00627523"/>
    <w:rsid w:val="00627D8D"/>
    <w:rsid w:val="00627EC7"/>
    <w:rsid w:val="00630311"/>
    <w:rsid w:val="006306D4"/>
    <w:rsid w:val="00631ACD"/>
    <w:rsid w:val="006320CC"/>
    <w:rsid w:val="0063233D"/>
    <w:rsid w:val="00632631"/>
    <w:rsid w:val="00632BA0"/>
    <w:rsid w:val="00632BE2"/>
    <w:rsid w:val="00633073"/>
    <w:rsid w:val="006331F9"/>
    <w:rsid w:val="00633296"/>
    <w:rsid w:val="0063341F"/>
    <w:rsid w:val="00633994"/>
    <w:rsid w:val="006340BD"/>
    <w:rsid w:val="006343D5"/>
    <w:rsid w:val="00634B04"/>
    <w:rsid w:val="00634D28"/>
    <w:rsid w:val="0063503D"/>
    <w:rsid w:val="006357D1"/>
    <w:rsid w:val="00635F33"/>
    <w:rsid w:val="0063607C"/>
    <w:rsid w:val="00636B95"/>
    <w:rsid w:val="00636F2D"/>
    <w:rsid w:val="00637989"/>
    <w:rsid w:val="00637E8E"/>
    <w:rsid w:val="006413BC"/>
    <w:rsid w:val="00641716"/>
    <w:rsid w:val="00642A94"/>
    <w:rsid w:val="00642B31"/>
    <w:rsid w:val="00642E85"/>
    <w:rsid w:val="006431F6"/>
    <w:rsid w:val="00643750"/>
    <w:rsid w:val="006438EE"/>
    <w:rsid w:val="00643DC5"/>
    <w:rsid w:val="00644571"/>
    <w:rsid w:val="0064464E"/>
    <w:rsid w:val="00645692"/>
    <w:rsid w:val="006456C7"/>
    <w:rsid w:val="00645C4A"/>
    <w:rsid w:val="006461DC"/>
    <w:rsid w:val="0064669E"/>
    <w:rsid w:val="00651473"/>
    <w:rsid w:val="00651C15"/>
    <w:rsid w:val="00652467"/>
    <w:rsid w:val="006524DB"/>
    <w:rsid w:val="00652AFD"/>
    <w:rsid w:val="00652D11"/>
    <w:rsid w:val="00653631"/>
    <w:rsid w:val="00653A05"/>
    <w:rsid w:val="00653CFE"/>
    <w:rsid w:val="0065419D"/>
    <w:rsid w:val="0065466D"/>
    <w:rsid w:val="00654B09"/>
    <w:rsid w:val="0065596A"/>
    <w:rsid w:val="0065631A"/>
    <w:rsid w:val="00656A6D"/>
    <w:rsid w:val="00656A89"/>
    <w:rsid w:val="00656FE1"/>
    <w:rsid w:val="00657A5E"/>
    <w:rsid w:val="00657B27"/>
    <w:rsid w:val="00657E5A"/>
    <w:rsid w:val="00660370"/>
    <w:rsid w:val="00660C7D"/>
    <w:rsid w:val="00661149"/>
    <w:rsid w:val="006613F6"/>
    <w:rsid w:val="006640D5"/>
    <w:rsid w:val="00664AE5"/>
    <w:rsid w:val="006660CE"/>
    <w:rsid w:val="00666696"/>
    <w:rsid w:val="0066696E"/>
    <w:rsid w:val="006670A1"/>
    <w:rsid w:val="00667245"/>
    <w:rsid w:val="00670945"/>
    <w:rsid w:val="006709CA"/>
    <w:rsid w:val="00671570"/>
    <w:rsid w:val="00671BD8"/>
    <w:rsid w:val="00671CFB"/>
    <w:rsid w:val="00671F45"/>
    <w:rsid w:val="0067210C"/>
    <w:rsid w:val="00672194"/>
    <w:rsid w:val="006723BB"/>
    <w:rsid w:val="00672597"/>
    <w:rsid w:val="006725D6"/>
    <w:rsid w:val="0067266B"/>
    <w:rsid w:val="00673A32"/>
    <w:rsid w:val="00673ABC"/>
    <w:rsid w:val="00673F37"/>
    <w:rsid w:val="00674582"/>
    <w:rsid w:val="006748C1"/>
    <w:rsid w:val="00674998"/>
    <w:rsid w:val="0067620D"/>
    <w:rsid w:val="006771C1"/>
    <w:rsid w:val="00677475"/>
    <w:rsid w:val="00677F3A"/>
    <w:rsid w:val="006800F9"/>
    <w:rsid w:val="00680D25"/>
    <w:rsid w:val="00681B49"/>
    <w:rsid w:val="00681D5A"/>
    <w:rsid w:val="006820BE"/>
    <w:rsid w:val="00682109"/>
    <w:rsid w:val="006822A0"/>
    <w:rsid w:val="0068267B"/>
    <w:rsid w:val="0068295C"/>
    <w:rsid w:val="0068302A"/>
    <w:rsid w:val="00683254"/>
    <w:rsid w:val="00683B8B"/>
    <w:rsid w:val="006840F4"/>
    <w:rsid w:val="00684283"/>
    <w:rsid w:val="00684335"/>
    <w:rsid w:val="00684991"/>
    <w:rsid w:val="00684AF3"/>
    <w:rsid w:val="0068503C"/>
    <w:rsid w:val="00685ECA"/>
    <w:rsid w:val="0068625E"/>
    <w:rsid w:val="00686731"/>
    <w:rsid w:val="0068689B"/>
    <w:rsid w:val="00686CD8"/>
    <w:rsid w:val="00686F8D"/>
    <w:rsid w:val="00686FC9"/>
    <w:rsid w:val="00686FD5"/>
    <w:rsid w:val="00687A88"/>
    <w:rsid w:val="006901F9"/>
    <w:rsid w:val="00690684"/>
    <w:rsid w:val="00690793"/>
    <w:rsid w:val="00690FE8"/>
    <w:rsid w:val="006916FF"/>
    <w:rsid w:val="00691871"/>
    <w:rsid w:val="006918A8"/>
    <w:rsid w:val="00691A0A"/>
    <w:rsid w:val="0069210A"/>
    <w:rsid w:val="00692EA5"/>
    <w:rsid w:val="00693246"/>
    <w:rsid w:val="00693673"/>
    <w:rsid w:val="00693A7F"/>
    <w:rsid w:val="006942E6"/>
    <w:rsid w:val="006943D8"/>
    <w:rsid w:val="00694ADD"/>
    <w:rsid w:val="00695B79"/>
    <w:rsid w:val="006960F8"/>
    <w:rsid w:val="00696A57"/>
    <w:rsid w:val="00697457"/>
    <w:rsid w:val="006A011F"/>
    <w:rsid w:val="006A0245"/>
    <w:rsid w:val="006A07C5"/>
    <w:rsid w:val="006A082F"/>
    <w:rsid w:val="006A086B"/>
    <w:rsid w:val="006A0B2D"/>
    <w:rsid w:val="006A0C43"/>
    <w:rsid w:val="006A0FDE"/>
    <w:rsid w:val="006A15EB"/>
    <w:rsid w:val="006A2276"/>
    <w:rsid w:val="006A245E"/>
    <w:rsid w:val="006A269E"/>
    <w:rsid w:val="006A2FDC"/>
    <w:rsid w:val="006A322D"/>
    <w:rsid w:val="006A3926"/>
    <w:rsid w:val="006A3CA6"/>
    <w:rsid w:val="006A3DAE"/>
    <w:rsid w:val="006A41AD"/>
    <w:rsid w:val="006A4223"/>
    <w:rsid w:val="006A4EF6"/>
    <w:rsid w:val="006A55F2"/>
    <w:rsid w:val="006A5605"/>
    <w:rsid w:val="006A5A53"/>
    <w:rsid w:val="006A668F"/>
    <w:rsid w:val="006A683C"/>
    <w:rsid w:val="006A6A3C"/>
    <w:rsid w:val="006A6AA7"/>
    <w:rsid w:val="006A7147"/>
    <w:rsid w:val="006B00AF"/>
    <w:rsid w:val="006B0741"/>
    <w:rsid w:val="006B0A11"/>
    <w:rsid w:val="006B0B5F"/>
    <w:rsid w:val="006B0DA0"/>
    <w:rsid w:val="006B1800"/>
    <w:rsid w:val="006B1CDD"/>
    <w:rsid w:val="006B1F46"/>
    <w:rsid w:val="006B212B"/>
    <w:rsid w:val="006B2262"/>
    <w:rsid w:val="006B235C"/>
    <w:rsid w:val="006B3723"/>
    <w:rsid w:val="006B4135"/>
    <w:rsid w:val="006B4C8D"/>
    <w:rsid w:val="006B52D9"/>
    <w:rsid w:val="006B5ECB"/>
    <w:rsid w:val="006B6515"/>
    <w:rsid w:val="006B6EC9"/>
    <w:rsid w:val="006B73AC"/>
    <w:rsid w:val="006B73CA"/>
    <w:rsid w:val="006B73EB"/>
    <w:rsid w:val="006B7452"/>
    <w:rsid w:val="006B7776"/>
    <w:rsid w:val="006B7CD0"/>
    <w:rsid w:val="006C012E"/>
    <w:rsid w:val="006C1ADF"/>
    <w:rsid w:val="006C1BB9"/>
    <w:rsid w:val="006C2627"/>
    <w:rsid w:val="006C2A3B"/>
    <w:rsid w:val="006C36C2"/>
    <w:rsid w:val="006C3825"/>
    <w:rsid w:val="006C3D44"/>
    <w:rsid w:val="006C4008"/>
    <w:rsid w:val="006C4307"/>
    <w:rsid w:val="006C4934"/>
    <w:rsid w:val="006C4BAB"/>
    <w:rsid w:val="006C5423"/>
    <w:rsid w:val="006C59BC"/>
    <w:rsid w:val="006C5FE8"/>
    <w:rsid w:val="006C691F"/>
    <w:rsid w:val="006C6943"/>
    <w:rsid w:val="006C6B72"/>
    <w:rsid w:val="006C707F"/>
    <w:rsid w:val="006C7519"/>
    <w:rsid w:val="006C7B88"/>
    <w:rsid w:val="006D0262"/>
    <w:rsid w:val="006D040A"/>
    <w:rsid w:val="006D0837"/>
    <w:rsid w:val="006D08DB"/>
    <w:rsid w:val="006D09A9"/>
    <w:rsid w:val="006D0CDB"/>
    <w:rsid w:val="006D11D9"/>
    <w:rsid w:val="006D1290"/>
    <w:rsid w:val="006D1467"/>
    <w:rsid w:val="006D14B7"/>
    <w:rsid w:val="006D1585"/>
    <w:rsid w:val="006D20D0"/>
    <w:rsid w:val="006D2140"/>
    <w:rsid w:val="006D2587"/>
    <w:rsid w:val="006D2C55"/>
    <w:rsid w:val="006D37C5"/>
    <w:rsid w:val="006D37C9"/>
    <w:rsid w:val="006D3D9B"/>
    <w:rsid w:val="006D4143"/>
    <w:rsid w:val="006D4872"/>
    <w:rsid w:val="006D4C40"/>
    <w:rsid w:val="006D4C5F"/>
    <w:rsid w:val="006D4EBD"/>
    <w:rsid w:val="006D511C"/>
    <w:rsid w:val="006D52AB"/>
    <w:rsid w:val="006D5431"/>
    <w:rsid w:val="006D555B"/>
    <w:rsid w:val="006D5B27"/>
    <w:rsid w:val="006D664F"/>
    <w:rsid w:val="006D7602"/>
    <w:rsid w:val="006D7687"/>
    <w:rsid w:val="006E098A"/>
    <w:rsid w:val="006E11B8"/>
    <w:rsid w:val="006E163C"/>
    <w:rsid w:val="006E1857"/>
    <w:rsid w:val="006E20AD"/>
    <w:rsid w:val="006E25AA"/>
    <w:rsid w:val="006E2698"/>
    <w:rsid w:val="006E2DFA"/>
    <w:rsid w:val="006E33FC"/>
    <w:rsid w:val="006E518F"/>
    <w:rsid w:val="006E5332"/>
    <w:rsid w:val="006E5340"/>
    <w:rsid w:val="006E5799"/>
    <w:rsid w:val="006E6072"/>
    <w:rsid w:val="006E6721"/>
    <w:rsid w:val="006E6FF7"/>
    <w:rsid w:val="006E70AB"/>
    <w:rsid w:val="006E76B5"/>
    <w:rsid w:val="006F0E59"/>
    <w:rsid w:val="006F11B5"/>
    <w:rsid w:val="006F133A"/>
    <w:rsid w:val="006F1825"/>
    <w:rsid w:val="006F1ED5"/>
    <w:rsid w:val="006F2040"/>
    <w:rsid w:val="006F22FB"/>
    <w:rsid w:val="006F2788"/>
    <w:rsid w:val="006F2D7F"/>
    <w:rsid w:val="006F418B"/>
    <w:rsid w:val="006F41FF"/>
    <w:rsid w:val="006F47A6"/>
    <w:rsid w:val="006F4C1C"/>
    <w:rsid w:val="006F4E28"/>
    <w:rsid w:val="006F5B2C"/>
    <w:rsid w:val="006F5D6A"/>
    <w:rsid w:val="006F6CE4"/>
    <w:rsid w:val="006F74E0"/>
    <w:rsid w:val="006F7565"/>
    <w:rsid w:val="006F7BA8"/>
    <w:rsid w:val="006F7EF6"/>
    <w:rsid w:val="006F7F8E"/>
    <w:rsid w:val="00700B31"/>
    <w:rsid w:val="00700D6A"/>
    <w:rsid w:val="007015B7"/>
    <w:rsid w:val="007018FE"/>
    <w:rsid w:val="00701E85"/>
    <w:rsid w:val="00703069"/>
    <w:rsid w:val="00703B32"/>
    <w:rsid w:val="007051D2"/>
    <w:rsid w:val="00705B05"/>
    <w:rsid w:val="00706A0D"/>
    <w:rsid w:val="00706A23"/>
    <w:rsid w:val="007073FE"/>
    <w:rsid w:val="007076C8"/>
    <w:rsid w:val="00707DA0"/>
    <w:rsid w:val="0071040C"/>
    <w:rsid w:val="007107A1"/>
    <w:rsid w:val="007115B1"/>
    <w:rsid w:val="00713C3C"/>
    <w:rsid w:val="0071433F"/>
    <w:rsid w:val="007144DB"/>
    <w:rsid w:val="00714688"/>
    <w:rsid w:val="00714A88"/>
    <w:rsid w:val="00714AE8"/>
    <w:rsid w:val="00714BA6"/>
    <w:rsid w:val="00714BB7"/>
    <w:rsid w:val="00714DE1"/>
    <w:rsid w:val="00715B9A"/>
    <w:rsid w:val="00715DCF"/>
    <w:rsid w:val="00715E5D"/>
    <w:rsid w:val="00715EAA"/>
    <w:rsid w:val="00716078"/>
    <w:rsid w:val="007168FC"/>
    <w:rsid w:val="007169E6"/>
    <w:rsid w:val="00716A27"/>
    <w:rsid w:val="00716A44"/>
    <w:rsid w:val="00716FBF"/>
    <w:rsid w:val="007170AA"/>
    <w:rsid w:val="00717342"/>
    <w:rsid w:val="00717BA0"/>
    <w:rsid w:val="00717F68"/>
    <w:rsid w:val="0072097C"/>
    <w:rsid w:val="007209C1"/>
    <w:rsid w:val="00721FB8"/>
    <w:rsid w:val="00722C0C"/>
    <w:rsid w:val="0072310B"/>
    <w:rsid w:val="007236D5"/>
    <w:rsid w:val="007237B0"/>
    <w:rsid w:val="00724A00"/>
    <w:rsid w:val="00724A63"/>
    <w:rsid w:val="0072538C"/>
    <w:rsid w:val="007254E0"/>
    <w:rsid w:val="00725697"/>
    <w:rsid w:val="00725CA1"/>
    <w:rsid w:val="00725F91"/>
    <w:rsid w:val="00726052"/>
    <w:rsid w:val="007266C6"/>
    <w:rsid w:val="00730870"/>
    <w:rsid w:val="0073089B"/>
    <w:rsid w:val="00730C94"/>
    <w:rsid w:val="00730D82"/>
    <w:rsid w:val="00730DB1"/>
    <w:rsid w:val="00731C3E"/>
    <w:rsid w:val="0073348A"/>
    <w:rsid w:val="00733CCB"/>
    <w:rsid w:val="00733D2C"/>
    <w:rsid w:val="00733D6B"/>
    <w:rsid w:val="00734A1F"/>
    <w:rsid w:val="00734F80"/>
    <w:rsid w:val="00735E76"/>
    <w:rsid w:val="0073605E"/>
    <w:rsid w:val="007363F9"/>
    <w:rsid w:val="00736506"/>
    <w:rsid w:val="00736763"/>
    <w:rsid w:val="007367C5"/>
    <w:rsid w:val="0073684C"/>
    <w:rsid w:val="00736F54"/>
    <w:rsid w:val="00737741"/>
    <w:rsid w:val="00737D2E"/>
    <w:rsid w:val="00737E92"/>
    <w:rsid w:val="0073DAEB"/>
    <w:rsid w:val="0074043A"/>
    <w:rsid w:val="007412E5"/>
    <w:rsid w:val="00741771"/>
    <w:rsid w:val="007417DD"/>
    <w:rsid w:val="00741C3F"/>
    <w:rsid w:val="00741D86"/>
    <w:rsid w:val="007424E1"/>
    <w:rsid w:val="00742A33"/>
    <w:rsid w:val="00742C13"/>
    <w:rsid w:val="00743CE2"/>
    <w:rsid w:val="00743D93"/>
    <w:rsid w:val="00744051"/>
    <w:rsid w:val="0074409B"/>
    <w:rsid w:val="00744A4A"/>
    <w:rsid w:val="007456F2"/>
    <w:rsid w:val="00745C52"/>
    <w:rsid w:val="007462CE"/>
    <w:rsid w:val="007471BA"/>
    <w:rsid w:val="00747448"/>
    <w:rsid w:val="0074757C"/>
    <w:rsid w:val="00747CDC"/>
    <w:rsid w:val="00747EFB"/>
    <w:rsid w:val="007507B1"/>
    <w:rsid w:val="0075093F"/>
    <w:rsid w:val="00750EFA"/>
    <w:rsid w:val="00751005"/>
    <w:rsid w:val="00751712"/>
    <w:rsid w:val="00751DBF"/>
    <w:rsid w:val="00751F4C"/>
    <w:rsid w:val="00751F73"/>
    <w:rsid w:val="00751FA4"/>
    <w:rsid w:val="0075267C"/>
    <w:rsid w:val="0075312F"/>
    <w:rsid w:val="00753438"/>
    <w:rsid w:val="0075354F"/>
    <w:rsid w:val="0075381F"/>
    <w:rsid w:val="00753A7C"/>
    <w:rsid w:val="00754AB0"/>
    <w:rsid w:val="00754B79"/>
    <w:rsid w:val="00754C87"/>
    <w:rsid w:val="00755857"/>
    <w:rsid w:val="0075601C"/>
    <w:rsid w:val="007570E2"/>
    <w:rsid w:val="00757933"/>
    <w:rsid w:val="007579C4"/>
    <w:rsid w:val="00757D13"/>
    <w:rsid w:val="00761E6F"/>
    <w:rsid w:val="00762C1F"/>
    <w:rsid w:val="00763C09"/>
    <w:rsid w:val="00763E05"/>
    <w:rsid w:val="00763F63"/>
    <w:rsid w:val="00764A5B"/>
    <w:rsid w:val="00764B29"/>
    <w:rsid w:val="007652C6"/>
    <w:rsid w:val="00765533"/>
    <w:rsid w:val="0076589B"/>
    <w:rsid w:val="00765916"/>
    <w:rsid w:val="0076623C"/>
    <w:rsid w:val="007672E4"/>
    <w:rsid w:val="00767DA2"/>
    <w:rsid w:val="00767E3A"/>
    <w:rsid w:val="0077008C"/>
    <w:rsid w:val="007705E1"/>
    <w:rsid w:val="00772841"/>
    <w:rsid w:val="007729BA"/>
    <w:rsid w:val="00772F1F"/>
    <w:rsid w:val="0077345B"/>
    <w:rsid w:val="007739AB"/>
    <w:rsid w:val="00773C4D"/>
    <w:rsid w:val="00774078"/>
    <w:rsid w:val="007753A4"/>
    <w:rsid w:val="007760FA"/>
    <w:rsid w:val="00776A83"/>
    <w:rsid w:val="00776E85"/>
    <w:rsid w:val="007774D3"/>
    <w:rsid w:val="00777959"/>
    <w:rsid w:val="00777AC9"/>
    <w:rsid w:val="00777D73"/>
    <w:rsid w:val="00777DA6"/>
    <w:rsid w:val="00780D62"/>
    <w:rsid w:val="007817E2"/>
    <w:rsid w:val="00781ADD"/>
    <w:rsid w:val="00781CEC"/>
    <w:rsid w:val="00781D98"/>
    <w:rsid w:val="00782096"/>
    <w:rsid w:val="007826F6"/>
    <w:rsid w:val="0078392E"/>
    <w:rsid w:val="00783BF5"/>
    <w:rsid w:val="007851D5"/>
    <w:rsid w:val="007856C4"/>
    <w:rsid w:val="0078575F"/>
    <w:rsid w:val="007860BD"/>
    <w:rsid w:val="00786AD8"/>
    <w:rsid w:val="00786E06"/>
    <w:rsid w:val="00786F2A"/>
    <w:rsid w:val="00787131"/>
    <w:rsid w:val="007877E1"/>
    <w:rsid w:val="00787E7A"/>
    <w:rsid w:val="0079001E"/>
    <w:rsid w:val="0079011D"/>
    <w:rsid w:val="00791504"/>
    <w:rsid w:val="007919E6"/>
    <w:rsid w:val="00792C9B"/>
    <w:rsid w:val="00793194"/>
    <w:rsid w:val="00793403"/>
    <w:rsid w:val="00793881"/>
    <w:rsid w:val="007938BF"/>
    <w:rsid w:val="007938F8"/>
    <w:rsid w:val="00794DAB"/>
    <w:rsid w:val="00794E8D"/>
    <w:rsid w:val="00794F44"/>
    <w:rsid w:val="00795FB3"/>
    <w:rsid w:val="00796196"/>
    <w:rsid w:val="0079641E"/>
    <w:rsid w:val="00796D5A"/>
    <w:rsid w:val="00796E87"/>
    <w:rsid w:val="00797126"/>
    <w:rsid w:val="0079715C"/>
    <w:rsid w:val="007973BD"/>
    <w:rsid w:val="00797CE6"/>
    <w:rsid w:val="007A035A"/>
    <w:rsid w:val="007A0C9C"/>
    <w:rsid w:val="007A1C12"/>
    <w:rsid w:val="007A1CE2"/>
    <w:rsid w:val="007A1DEC"/>
    <w:rsid w:val="007A20AF"/>
    <w:rsid w:val="007A30BE"/>
    <w:rsid w:val="007A3182"/>
    <w:rsid w:val="007A4C58"/>
    <w:rsid w:val="007A4CBE"/>
    <w:rsid w:val="007A511C"/>
    <w:rsid w:val="007A56F6"/>
    <w:rsid w:val="007A5DAE"/>
    <w:rsid w:val="007A6473"/>
    <w:rsid w:val="007A7175"/>
    <w:rsid w:val="007A76E0"/>
    <w:rsid w:val="007A7E91"/>
    <w:rsid w:val="007B0195"/>
    <w:rsid w:val="007B0641"/>
    <w:rsid w:val="007B06A3"/>
    <w:rsid w:val="007B1117"/>
    <w:rsid w:val="007B1E06"/>
    <w:rsid w:val="007B1E34"/>
    <w:rsid w:val="007B31B8"/>
    <w:rsid w:val="007B3690"/>
    <w:rsid w:val="007B36E8"/>
    <w:rsid w:val="007B371F"/>
    <w:rsid w:val="007B3A27"/>
    <w:rsid w:val="007B3D0C"/>
    <w:rsid w:val="007B3E70"/>
    <w:rsid w:val="007B4880"/>
    <w:rsid w:val="007B49EC"/>
    <w:rsid w:val="007B4B6A"/>
    <w:rsid w:val="007B5156"/>
    <w:rsid w:val="007B539D"/>
    <w:rsid w:val="007B5BA1"/>
    <w:rsid w:val="007B7B4D"/>
    <w:rsid w:val="007C023F"/>
    <w:rsid w:val="007C0493"/>
    <w:rsid w:val="007C11AE"/>
    <w:rsid w:val="007C16CF"/>
    <w:rsid w:val="007C19A1"/>
    <w:rsid w:val="007C1C0A"/>
    <w:rsid w:val="007C1CB8"/>
    <w:rsid w:val="007C1FE2"/>
    <w:rsid w:val="007C3286"/>
    <w:rsid w:val="007C3ACF"/>
    <w:rsid w:val="007C3E83"/>
    <w:rsid w:val="007C485B"/>
    <w:rsid w:val="007C4DE6"/>
    <w:rsid w:val="007C5DB1"/>
    <w:rsid w:val="007C6633"/>
    <w:rsid w:val="007C6D90"/>
    <w:rsid w:val="007C7396"/>
    <w:rsid w:val="007C79E6"/>
    <w:rsid w:val="007C7E03"/>
    <w:rsid w:val="007C7ED3"/>
    <w:rsid w:val="007D02FE"/>
    <w:rsid w:val="007D0377"/>
    <w:rsid w:val="007D05EF"/>
    <w:rsid w:val="007D06D2"/>
    <w:rsid w:val="007D0E66"/>
    <w:rsid w:val="007D11BC"/>
    <w:rsid w:val="007D14E8"/>
    <w:rsid w:val="007D1538"/>
    <w:rsid w:val="007D155F"/>
    <w:rsid w:val="007D16B3"/>
    <w:rsid w:val="007D2035"/>
    <w:rsid w:val="007D20F6"/>
    <w:rsid w:val="007D2D4D"/>
    <w:rsid w:val="007D31D6"/>
    <w:rsid w:val="007D3790"/>
    <w:rsid w:val="007D397D"/>
    <w:rsid w:val="007D3E1D"/>
    <w:rsid w:val="007D47F4"/>
    <w:rsid w:val="007D48AD"/>
    <w:rsid w:val="007D4EAC"/>
    <w:rsid w:val="007D5362"/>
    <w:rsid w:val="007D5807"/>
    <w:rsid w:val="007D5A75"/>
    <w:rsid w:val="007D5C9E"/>
    <w:rsid w:val="007D6070"/>
    <w:rsid w:val="007D6113"/>
    <w:rsid w:val="007D6222"/>
    <w:rsid w:val="007D663E"/>
    <w:rsid w:val="007D66DC"/>
    <w:rsid w:val="007D67DA"/>
    <w:rsid w:val="007D696B"/>
    <w:rsid w:val="007D6E20"/>
    <w:rsid w:val="007D75AA"/>
    <w:rsid w:val="007E0D95"/>
    <w:rsid w:val="007E2413"/>
    <w:rsid w:val="007E24D6"/>
    <w:rsid w:val="007E2C11"/>
    <w:rsid w:val="007E408A"/>
    <w:rsid w:val="007E41F8"/>
    <w:rsid w:val="007E49AE"/>
    <w:rsid w:val="007E515C"/>
    <w:rsid w:val="007E5168"/>
    <w:rsid w:val="007E67F0"/>
    <w:rsid w:val="007E6BE2"/>
    <w:rsid w:val="007E7268"/>
    <w:rsid w:val="007E761A"/>
    <w:rsid w:val="007E7B04"/>
    <w:rsid w:val="007F038C"/>
    <w:rsid w:val="007F0438"/>
    <w:rsid w:val="007F0570"/>
    <w:rsid w:val="007F0DB1"/>
    <w:rsid w:val="007F144D"/>
    <w:rsid w:val="007F14B5"/>
    <w:rsid w:val="007F196F"/>
    <w:rsid w:val="007F1F66"/>
    <w:rsid w:val="007F21A5"/>
    <w:rsid w:val="007F2501"/>
    <w:rsid w:val="007F2B64"/>
    <w:rsid w:val="007F2D1A"/>
    <w:rsid w:val="007F3649"/>
    <w:rsid w:val="007F3C76"/>
    <w:rsid w:val="007F4403"/>
    <w:rsid w:val="007F442C"/>
    <w:rsid w:val="007F4DD6"/>
    <w:rsid w:val="007F5544"/>
    <w:rsid w:val="007F56CF"/>
    <w:rsid w:val="007F5DA8"/>
    <w:rsid w:val="007F6D30"/>
    <w:rsid w:val="007F705C"/>
    <w:rsid w:val="007F7B73"/>
    <w:rsid w:val="007F7CFA"/>
    <w:rsid w:val="0080053E"/>
    <w:rsid w:val="00800916"/>
    <w:rsid w:val="00801330"/>
    <w:rsid w:val="00801526"/>
    <w:rsid w:val="00802168"/>
    <w:rsid w:val="00802B90"/>
    <w:rsid w:val="00802E15"/>
    <w:rsid w:val="00803854"/>
    <w:rsid w:val="00803992"/>
    <w:rsid w:val="00803AF8"/>
    <w:rsid w:val="00803DC0"/>
    <w:rsid w:val="008042A0"/>
    <w:rsid w:val="008043C2"/>
    <w:rsid w:val="00804806"/>
    <w:rsid w:val="00804E66"/>
    <w:rsid w:val="00804F9D"/>
    <w:rsid w:val="00805980"/>
    <w:rsid w:val="00805CCF"/>
    <w:rsid w:val="008061D5"/>
    <w:rsid w:val="008063C4"/>
    <w:rsid w:val="0080649B"/>
    <w:rsid w:val="0080657B"/>
    <w:rsid w:val="00806637"/>
    <w:rsid w:val="00806693"/>
    <w:rsid w:val="00806940"/>
    <w:rsid w:val="00806EA9"/>
    <w:rsid w:val="00806F8C"/>
    <w:rsid w:val="0080724D"/>
    <w:rsid w:val="00807999"/>
    <w:rsid w:val="00807AF0"/>
    <w:rsid w:val="00807E5E"/>
    <w:rsid w:val="0081017E"/>
    <w:rsid w:val="0081021C"/>
    <w:rsid w:val="008106EE"/>
    <w:rsid w:val="00811042"/>
    <w:rsid w:val="00811111"/>
    <w:rsid w:val="0081224B"/>
    <w:rsid w:val="00812836"/>
    <w:rsid w:val="00812AE7"/>
    <w:rsid w:val="00812F8E"/>
    <w:rsid w:val="00812FCA"/>
    <w:rsid w:val="00813384"/>
    <w:rsid w:val="00813736"/>
    <w:rsid w:val="00813B52"/>
    <w:rsid w:val="00814562"/>
    <w:rsid w:val="00814857"/>
    <w:rsid w:val="00815557"/>
    <w:rsid w:val="00815A77"/>
    <w:rsid w:val="0081679C"/>
    <w:rsid w:val="00816B5E"/>
    <w:rsid w:val="0081749C"/>
    <w:rsid w:val="008206AA"/>
    <w:rsid w:val="00820783"/>
    <w:rsid w:val="0082098F"/>
    <w:rsid w:val="00821705"/>
    <w:rsid w:val="008217FA"/>
    <w:rsid w:val="00822AB9"/>
    <w:rsid w:val="00823139"/>
    <w:rsid w:val="00823162"/>
    <w:rsid w:val="008239E2"/>
    <w:rsid w:val="00823B73"/>
    <w:rsid w:val="00824012"/>
    <w:rsid w:val="00824029"/>
    <w:rsid w:val="00824101"/>
    <w:rsid w:val="0082441E"/>
    <w:rsid w:val="00825156"/>
    <w:rsid w:val="00825711"/>
    <w:rsid w:val="00827BAB"/>
    <w:rsid w:val="008305A0"/>
    <w:rsid w:val="0083094F"/>
    <w:rsid w:val="0083158B"/>
    <w:rsid w:val="00831B24"/>
    <w:rsid w:val="008323B2"/>
    <w:rsid w:val="00832A34"/>
    <w:rsid w:val="0083335D"/>
    <w:rsid w:val="00833E63"/>
    <w:rsid w:val="00834F41"/>
    <w:rsid w:val="008352D7"/>
    <w:rsid w:val="00836065"/>
    <w:rsid w:val="008368F8"/>
    <w:rsid w:val="0083735E"/>
    <w:rsid w:val="00837933"/>
    <w:rsid w:val="00837C64"/>
    <w:rsid w:val="00837D01"/>
    <w:rsid w:val="00837E09"/>
    <w:rsid w:val="00840446"/>
    <w:rsid w:val="008407AA"/>
    <w:rsid w:val="008407F4"/>
    <w:rsid w:val="008409EC"/>
    <w:rsid w:val="008413A3"/>
    <w:rsid w:val="0084157A"/>
    <w:rsid w:val="008415B4"/>
    <w:rsid w:val="008421A5"/>
    <w:rsid w:val="00842D9F"/>
    <w:rsid w:val="00843045"/>
    <w:rsid w:val="00843473"/>
    <w:rsid w:val="00843645"/>
    <w:rsid w:val="00843E54"/>
    <w:rsid w:val="008449C6"/>
    <w:rsid w:val="00844B8E"/>
    <w:rsid w:val="00844E46"/>
    <w:rsid w:val="00845285"/>
    <w:rsid w:val="00845EDB"/>
    <w:rsid w:val="00845F81"/>
    <w:rsid w:val="0084618E"/>
    <w:rsid w:val="00847051"/>
    <w:rsid w:val="00847767"/>
    <w:rsid w:val="008503B2"/>
    <w:rsid w:val="008506D4"/>
    <w:rsid w:val="00850AB4"/>
    <w:rsid w:val="00851E4B"/>
    <w:rsid w:val="00851F62"/>
    <w:rsid w:val="00852BCF"/>
    <w:rsid w:val="00853383"/>
    <w:rsid w:val="008536EE"/>
    <w:rsid w:val="00853BDE"/>
    <w:rsid w:val="00853CD9"/>
    <w:rsid w:val="0085487F"/>
    <w:rsid w:val="0085499C"/>
    <w:rsid w:val="00854B32"/>
    <w:rsid w:val="00854DF3"/>
    <w:rsid w:val="008550F2"/>
    <w:rsid w:val="00855871"/>
    <w:rsid w:val="00855D01"/>
    <w:rsid w:val="008562E4"/>
    <w:rsid w:val="00856A6B"/>
    <w:rsid w:val="00856CE5"/>
    <w:rsid w:val="00857231"/>
    <w:rsid w:val="00857D46"/>
    <w:rsid w:val="00860847"/>
    <w:rsid w:val="00860BD6"/>
    <w:rsid w:val="00860C16"/>
    <w:rsid w:val="00860CAA"/>
    <w:rsid w:val="00860E7E"/>
    <w:rsid w:val="00861324"/>
    <w:rsid w:val="0086194B"/>
    <w:rsid w:val="00861B8A"/>
    <w:rsid w:val="00861B95"/>
    <w:rsid w:val="00861DB0"/>
    <w:rsid w:val="00862690"/>
    <w:rsid w:val="00862B63"/>
    <w:rsid w:val="00862CAE"/>
    <w:rsid w:val="00862E3E"/>
    <w:rsid w:val="0086424B"/>
    <w:rsid w:val="00864B30"/>
    <w:rsid w:val="00864F74"/>
    <w:rsid w:val="00865A6B"/>
    <w:rsid w:val="00865F95"/>
    <w:rsid w:val="00866496"/>
    <w:rsid w:val="00866DE6"/>
    <w:rsid w:val="0086722C"/>
    <w:rsid w:val="008674D9"/>
    <w:rsid w:val="0087047C"/>
    <w:rsid w:val="00870A92"/>
    <w:rsid w:val="00870F73"/>
    <w:rsid w:val="008723D2"/>
    <w:rsid w:val="00873B1F"/>
    <w:rsid w:val="008741E7"/>
    <w:rsid w:val="008742B1"/>
    <w:rsid w:val="00874545"/>
    <w:rsid w:val="00874DF2"/>
    <w:rsid w:val="00875824"/>
    <w:rsid w:val="00875C96"/>
    <w:rsid w:val="008763B3"/>
    <w:rsid w:val="00876A44"/>
    <w:rsid w:val="00876C8C"/>
    <w:rsid w:val="0087761A"/>
    <w:rsid w:val="0088024F"/>
    <w:rsid w:val="00880457"/>
    <w:rsid w:val="00880597"/>
    <w:rsid w:val="00880605"/>
    <w:rsid w:val="00880DF4"/>
    <w:rsid w:val="00880E36"/>
    <w:rsid w:val="008811A6"/>
    <w:rsid w:val="00881D00"/>
    <w:rsid w:val="00882260"/>
    <w:rsid w:val="00882893"/>
    <w:rsid w:val="00882B29"/>
    <w:rsid w:val="00882E2C"/>
    <w:rsid w:val="00882EDF"/>
    <w:rsid w:val="00882F0C"/>
    <w:rsid w:val="008836B5"/>
    <w:rsid w:val="00883802"/>
    <w:rsid w:val="00884341"/>
    <w:rsid w:val="00885019"/>
    <w:rsid w:val="008855A2"/>
    <w:rsid w:val="008856EE"/>
    <w:rsid w:val="00885814"/>
    <w:rsid w:val="00885C59"/>
    <w:rsid w:val="00885E75"/>
    <w:rsid w:val="00885EF0"/>
    <w:rsid w:val="008863C8"/>
    <w:rsid w:val="00887071"/>
    <w:rsid w:val="00887390"/>
    <w:rsid w:val="0088742F"/>
    <w:rsid w:val="00887624"/>
    <w:rsid w:val="00887C5D"/>
    <w:rsid w:val="00887DD2"/>
    <w:rsid w:val="00890747"/>
    <w:rsid w:val="00891029"/>
    <w:rsid w:val="008910EC"/>
    <w:rsid w:val="00891704"/>
    <w:rsid w:val="00891787"/>
    <w:rsid w:val="00891C00"/>
    <w:rsid w:val="00891D2B"/>
    <w:rsid w:val="00892852"/>
    <w:rsid w:val="00893F21"/>
    <w:rsid w:val="00894393"/>
    <w:rsid w:val="008958F0"/>
    <w:rsid w:val="00897157"/>
    <w:rsid w:val="008978DA"/>
    <w:rsid w:val="00897991"/>
    <w:rsid w:val="008A05C8"/>
    <w:rsid w:val="008A0615"/>
    <w:rsid w:val="008A06DB"/>
    <w:rsid w:val="008A0BBF"/>
    <w:rsid w:val="008A2003"/>
    <w:rsid w:val="008A217C"/>
    <w:rsid w:val="008A2708"/>
    <w:rsid w:val="008A2763"/>
    <w:rsid w:val="008A277E"/>
    <w:rsid w:val="008A336E"/>
    <w:rsid w:val="008A3411"/>
    <w:rsid w:val="008A3A9F"/>
    <w:rsid w:val="008A41EA"/>
    <w:rsid w:val="008A41FF"/>
    <w:rsid w:val="008A4619"/>
    <w:rsid w:val="008A4724"/>
    <w:rsid w:val="008A4A3C"/>
    <w:rsid w:val="008A539E"/>
    <w:rsid w:val="008A6B72"/>
    <w:rsid w:val="008A6D6B"/>
    <w:rsid w:val="008A7595"/>
    <w:rsid w:val="008A7853"/>
    <w:rsid w:val="008A7B6F"/>
    <w:rsid w:val="008A7BB3"/>
    <w:rsid w:val="008B034D"/>
    <w:rsid w:val="008B0470"/>
    <w:rsid w:val="008B08C3"/>
    <w:rsid w:val="008B0FF0"/>
    <w:rsid w:val="008B156A"/>
    <w:rsid w:val="008B22E9"/>
    <w:rsid w:val="008B29F4"/>
    <w:rsid w:val="008B3052"/>
    <w:rsid w:val="008B4AFA"/>
    <w:rsid w:val="008B4D39"/>
    <w:rsid w:val="008B56BD"/>
    <w:rsid w:val="008B583B"/>
    <w:rsid w:val="008B5A2D"/>
    <w:rsid w:val="008B5B58"/>
    <w:rsid w:val="008B61CE"/>
    <w:rsid w:val="008B6302"/>
    <w:rsid w:val="008B7B2C"/>
    <w:rsid w:val="008C02D7"/>
    <w:rsid w:val="008C0375"/>
    <w:rsid w:val="008C05DB"/>
    <w:rsid w:val="008C06C1"/>
    <w:rsid w:val="008C0E76"/>
    <w:rsid w:val="008C2471"/>
    <w:rsid w:val="008C2AF8"/>
    <w:rsid w:val="008C3066"/>
    <w:rsid w:val="008C31F7"/>
    <w:rsid w:val="008C356E"/>
    <w:rsid w:val="008C367C"/>
    <w:rsid w:val="008C3CD7"/>
    <w:rsid w:val="008C488C"/>
    <w:rsid w:val="008C4A98"/>
    <w:rsid w:val="008C5532"/>
    <w:rsid w:val="008C5D40"/>
    <w:rsid w:val="008C5F6C"/>
    <w:rsid w:val="008C6408"/>
    <w:rsid w:val="008C6FEC"/>
    <w:rsid w:val="008C74E4"/>
    <w:rsid w:val="008D0A66"/>
    <w:rsid w:val="008D0DF9"/>
    <w:rsid w:val="008D10A5"/>
    <w:rsid w:val="008D19E7"/>
    <w:rsid w:val="008D1EC9"/>
    <w:rsid w:val="008D1EEB"/>
    <w:rsid w:val="008D26B4"/>
    <w:rsid w:val="008D279E"/>
    <w:rsid w:val="008D28B9"/>
    <w:rsid w:val="008D3141"/>
    <w:rsid w:val="008D3228"/>
    <w:rsid w:val="008D37FE"/>
    <w:rsid w:val="008D4393"/>
    <w:rsid w:val="008D4771"/>
    <w:rsid w:val="008D55E5"/>
    <w:rsid w:val="008D5B6A"/>
    <w:rsid w:val="008D5F80"/>
    <w:rsid w:val="008D5FAD"/>
    <w:rsid w:val="008D6491"/>
    <w:rsid w:val="008D65E5"/>
    <w:rsid w:val="008D691C"/>
    <w:rsid w:val="008D737E"/>
    <w:rsid w:val="008D743C"/>
    <w:rsid w:val="008D7DD0"/>
    <w:rsid w:val="008E09C3"/>
    <w:rsid w:val="008E0C68"/>
    <w:rsid w:val="008E130A"/>
    <w:rsid w:val="008E2421"/>
    <w:rsid w:val="008E27C8"/>
    <w:rsid w:val="008E3418"/>
    <w:rsid w:val="008E35B4"/>
    <w:rsid w:val="008E3C1B"/>
    <w:rsid w:val="008E3DA3"/>
    <w:rsid w:val="008E40CD"/>
    <w:rsid w:val="008E45D9"/>
    <w:rsid w:val="008E50C1"/>
    <w:rsid w:val="008E50EC"/>
    <w:rsid w:val="008E5241"/>
    <w:rsid w:val="008E6562"/>
    <w:rsid w:val="008E6B0F"/>
    <w:rsid w:val="008E7204"/>
    <w:rsid w:val="008E73F8"/>
    <w:rsid w:val="008E7414"/>
    <w:rsid w:val="008E7F7B"/>
    <w:rsid w:val="008F0067"/>
    <w:rsid w:val="008F0521"/>
    <w:rsid w:val="008F0D91"/>
    <w:rsid w:val="008F12E8"/>
    <w:rsid w:val="008F1360"/>
    <w:rsid w:val="008F1560"/>
    <w:rsid w:val="008F1E55"/>
    <w:rsid w:val="008F1F3B"/>
    <w:rsid w:val="008F1FB8"/>
    <w:rsid w:val="008F20D9"/>
    <w:rsid w:val="008F34AB"/>
    <w:rsid w:val="008F36A6"/>
    <w:rsid w:val="008F36A7"/>
    <w:rsid w:val="008F4CA5"/>
    <w:rsid w:val="008F5735"/>
    <w:rsid w:val="008F595A"/>
    <w:rsid w:val="008F5AF4"/>
    <w:rsid w:val="008F5DAC"/>
    <w:rsid w:val="008F60D2"/>
    <w:rsid w:val="008F653D"/>
    <w:rsid w:val="008F69D2"/>
    <w:rsid w:val="008F6E1E"/>
    <w:rsid w:val="008F6F75"/>
    <w:rsid w:val="008F7250"/>
    <w:rsid w:val="008F7431"/>
    <w:rsid w:val="008F74E7"/>
    <w:rsid w:val="008F75DC"/>
    <w:rsid w:val="009010C1"/>
    <w:rsid w:val="009015D4"/>
    <w:rsid w:val="009019F9"/>
    <w:rsid w:val="00901F6B"/>
    <w:rsid w:val="009023C9"/>
    <w:rsid w:val="009027D9"/>
    <w:rsid w:val="00902D26"/>
    <w:rsid w:val="0090383A"/>
    <w:rsid w:val="00903A16"/>
    <w:rsid w:val="009043BB"/>
    <w:rsid w:val="00904866"/>
    <w:rsid w:val="009048DB"/>
    <w:rsid w:val="00904D37"/>
    <w:rsid w:val="0090548F"/>
    <w:rsid w:val="0090608C"/>
    <w:rsid w:val="009060BB"/>
    <w:rsid w:val="009064DC"/>
    <w:rsid w:val="0090653B"/>
    <w:rsid w:val="0090684B"/>
    <w:rsid w:val="0090700A"/>
    <w:rsid w:val="00907130"/>
    <w:rsid w:val="00907A4B"/>
    <w:rsid w:val="00910CA2"/>
    <w:rsid w:val="00911038"/>
    <w:rsid w:val="009116FC"/>
    <w:rsid w:val="00911AC6"/>
    <w:rsid w:val="00911DFE"/>
    <w:rsid w:val="00912129"/>
    <w:rsid w:val="009121FD"/>
    <w:rsid w:val="00912294"/>
    <w:rsid w:val="00912894"/>
    <w:rsid w:val="00913810"/>
    <w:rsid w:val="00913AC1"/>
    <w:rsid w:val="009142A3"/>
    <w:rsid w:val="009146D5"/>
    <w:rsid w:val="00914E0C"/>
    <w:rsid w:val="009154C2"/>
    <w:rsid w:val="009159C7"/>
    <w:rsid w:val="009160FE"/>
    <w:rsid w:val="009162AB"/>
    <w:rsid w:val="00916AB0"/>
    <w:rsid w:val="00916BDA"/>
    <w:rsid w:val="00917C7A"/>
    <w:rsid w:val="009200D7"/>
    <w:rsid w:val="009209F2"/>
    <w:rsid w:val="0092108C"/>
    <w:rsid w:val="009211C2"/>
    <w:rsid w:val="0092121F"/>
    <w:rsid w:val="0092183E"/>
    <w:rsid w:val="00921A81"/>
    <w:rsid w:val="00922262"/>
    <w:rsid w:val="009227E3"/>
    <w:rsid w:val="00922BF8"/>
    <w:rsid w:val="00923221"/>
    <w:rsid w:val="00923919"/>
    <w:rsid w:val="0092482D"/>
    <w:rsid w:val="0092520F"/>
    <w:rsid w:val="0092555D"/>
    <w:rsid w:val="00925C9F"/>
    <w:rsid w:val="00926174"/>
    <w:rsid w:val="00926245"/>
    <w:rsid w:val="00926EF7"/>
    <w:rsid w:val="009274CD"/>
    <w:rsid w:val="0093087B"/>
    <w:rsid w:val="0093098F"/>
    <w:rsid w:val="0093167B"/>
    <w:rsid w:val="009316A2"/>
    <w:rsid w:val="00931730"/>
    <w:rsid w:val="009324CD"/>
    <w:rsid w:val="0093255D"/>
    <w:rsid w:val="009328B6"/>
    <w:rsid w:val="00932A74"/>
    <w:rsid w:val="00932B94"/>
    <w:rsid w:val="00932C0B"/>
    <w:rsid w:val="009330D3"/>
    <w:rsid w:val="00933436"/>
    <w:rsid w:val="00933D71"/>
    <w:rsid w:val="00933F67"/>
    <w:rsid w:val="00934032"/>
    <w:rsid w:val="0093486D"/>
    <w:rsid w:val="00934A0D"/>
    <w:rsid w:val="00934AE5"/>
    <w:rsid w:val="00934D05"/>
    <w:rsid w:val="00934DD0"/>
    <w:rsid w:val="009356C4"/>
    <w:rsid w:val="00935798"/>
    <w:rsid w:val="009367EC"/>
    <w:rsid w:val="00936CB4"/>
    <w:rsid w:val="00936EE7"/>
    <w:rsid w:val="00937C75"/>
    <w:rsid w:val="009404EF"/>
    <w:rsid w:val="00940B08"/>
    <w:rsid w:val="0094186B"/>
    <w:rsid w:val="00941D6B"/>
    <w:rsid w:val="00942AEF"/>
    <w:rsid w:val="00942C73"/>
    <w:rsid w:val="009430EB"/>
    <w:rsid w:val="009432F1"/>
    <w:rsid w:val="00943484"/>
    <w:rsid w:val="009434C8"/>
    <w:rsid w:val="00943635"/>
    <w:rsid w:val="0094383E"/>
    <w:rsid w:val="009439A6"/>
    <w:rsid w:val="00943DE0"/>
    <w:rsid w:val="00944015"/>
    <w:rsid w:val="009449EB"/>
    <w:rsid w:val="00944D2D"/>
    <w:rsid w:val="00944EA9"/>
    <w:rsid w:val="0094585B"/>
    <w:rsid w:val="00945900"/>
    <w:rsid w:val="009459E6"/>
    <w:rsid w:val="00945DC7"/>
    <w:rsid w:val="009465AE"/>
    <w:rsid w:val="00946CC2"/>
    <w:rsid w:val="009473BB"/>
    <w:rsid w:val="00947B21"/>
    <w:rsid w:val="0095080F"/>
    <w:rsid w:val="00950831"/>
    <w:rsid w:val="00950D9A"/>
    <w:rsid w:val="0095106C"/>
    <w:rsid w:val="009515DD"/>
    <w:rsid w:val="00951B1B"/>
    <w:rsid w:val="009529AF"/>
    <w:rsid w:val="0095346C"/>
    <w:rsid w:val="0095354F"/>
    <w:rsid w:val="009535E9"/>
    <w:rsid w:val="00953648"/>
    <w:rsid w:val="0095529C"/>
    <w:rsid w:val="00955611"/>
    <w:rsid w:val="00955A65"/>
    <w:rsid w:val="00955BFA"/>
    <w:rsid w:val="009561BA"/>
    <w:rsid w:val="0095645B"/>
    <w:rsid w:val="00956514"/>
    <w:rsid w:val="00956BDD"/>
    <w:rsid w:val="009570EB"/>
    <w:rsid w:val="00957371"/>
    <w:rsid w:val="009579E5"/>
    <w:rsid w:val="00957F6B"/>
    <w:rsid w:val="00960379"/>
    <w:rsid w:val="0096067A"/>
    <w:rsid w:val="009607E0"/>
    <w:rsid w:val="009610F6"/>
    <w:rsid w:val="009619D1"/>
    <w:rsid w:val="0096250A"/>
    <w:rsid w:val="00962BE8"/>
    <w:rsid w:val="00962F7A"/>
    <w:rsid w:val="0096364D"/>
    <w:rsid w:val="009639F6"/>
    <w:rsid w:val="00964D23"/>
    <w:rsid w:val="00964DDB"/>
    <w:rsid w:val="0096527F"/>
    <w:rsid w:val="00965314"/>
    <w:rsid w:val="00965915"/>
    <w:rsid w:val="009664A5"/>
    <w:rsid w:val="009664D6"/>
    <w:rsid w:val="00966962"/>
    <w:rsid w:val="0096721A"/>
    <w:rsid w:val="009673B6"/>
    <w:rsid w:val="009675E3"/>
    <w:rsid w:val="00967BA4"/>
    <w:rsid w:val="00970A2D"/>
    <w:rsid w:val="00970FE4"/>
    <w:rsid w:val="0097274D"/>
    <w:rsid w:val="00972D36"/>
    <w:rsid w:val="00973145"/>
    <w:rsid w:val="009734D5"/>
    <w:rsid w:val="0097378E"/>
    <w:rsid w:val="009744DB"/>
    <w:rsid w:val="00974584"/>
    <w:rsid w:val="009749F3"/>
    <w:rsid w:val="00974F05"/>
    <w:rsid w:val="00975536"/>
    <w:rsid w:val="0097642C"/>
    <w:rsid w:val="00976E63"/>
    <w:rsid w:val="009771AB"/>
    <w:rsid w:val="00977353"/>
    <w:rsid w:val="009778F7"/>
    <w:rsid w:val="00981902"/>
    <w:rsid w:val="00981BE0"/>
    <w:rsid w:val="009824D1"/>
    <w:rsid w:val="0098275D"/>
    <w:rsid w:val="00982D13"/>
    <w:rsid w:val="00982F8A"/>
    <w:rsid w:val="009839AC"/>
    <w:rsid w:val="00983B61"/>
    <w:rsid w:val="00983EF8"/>
    <w:rsid w:val="0098413E"/>
    <w:rsid w:val="009841AC"/>
    <w:rsid w:val="00984283"/>
    <w:rsid w:val="0098429D"/>
    <w:rsid w:val="009845AE"/>
    <w:rsid w:val="00984789"/>
    <w:rsid w:val="00984B2C"/>
    <w:rsid w:val="00984D34"/>
    <w:rsid w:val="009852E0"/>
    <w:rsid w:val="0098579D"/>
    <w:rsid w:val="00985DE4"/>
    <w:rsid w:val="00986928"/>
    <w:rsid w:val="00986CF9"/>
    <w:rsid w:val="0098716A"/>
    <w:rsid w:val="009874BF"/>
    <w:rsid w:val="00987560"/>
    <w:rsid w:val="0098783C"/>
    <w:rsid w:val="00987EDE"/>
    <w:rsid w:val="00990235"/>
    <w:rsid w:val="0099069C"/>
    <w:rsid w:val="00990D8A"/>
    <w:rsid w:val="0099109B"/>
    <w:rsid w:val="009916A0"/>
    <w:rsid w:val="00991A0C"/>
    <w:rsid w:val="00991EC5"/>
    <w:rsid w:val="009922FE"/>
    <w:rsid w:val="00992546"/>
    <w:rsid w:val="00992DAC"/>
    <w:rsid w:val="00992F58"/>
    <w:rsid w:val="00993360"/>
    <w:rsid w:val="00993D29"/>
    <w:rsid w:val="0099512F"/>
    <w:rsid w:val="009951FA"/>
    <w:rsid w:val="0099524A"/>
    <w:rsid w:val="0099536F"/>
    <w:rsid w:val="009960AA"/>
    <w:rsid w:val="0099619B"/>
    <w:rsid w:val="00996D51"/>
    <w:rsid w:val="009973AF"/>
    <w:rsid w:val="0099775F"/>
    <w:rsid w:val="009A0502"/>
    <w:rsid w:val="009A0786"/>
    <w:rsid w:val="009A0F5A"/>
    <w:rsid w:val="009A1717"/>
    <w:rsid w:val="009A1926"/>
    <w:rsid w:val="009A1A9C"/>
    <w:rsid w:val="009A1EEE"/>
    <w:rsid w:val="009A2063"/>
    <w:rsid w:val="009A2A49"/>
    <w:rsid w:val="009A35A7"/>
    <w:rsid w:val="009A3BEA"/>
    <w:rsid w:val="009A4677"/>
    <w:rsid w:val="009A4F71"/>
    <w:rsid w:val="009A5A7A"/>
    <w:rsid w:val="009A615B"/>
    <w:rsid w:val="009A697B"/>
    <w:rsid w:val="009A69DF"/>
    <w:rsid w:val="009A6FF2"/>
    <w:rsid w:val="009A7CA0"/>
    <w:rsid w:val="009A7DE4"/>
    <w:rsid w:val="009B0AD3"/>
    <w:rsid w:val="009B0E5E"/>
    <w:rsid w:val="009B15DB"/>
    <w:rsid w:val="009B22D6"/>
    <w:rsid w:val="009B27D3"/>
    <w:rsid w:val="009B299C"/>
    <w:rsid w:val="009B32C1"/>
    <w:rsid w:val="009B3E51"/>
    <w:rsid w:val="009B4207"/>
    <w:rsid w:val="009B43FF"/>
    <w:rsid w:val="009B4AD5"/>
    <w:rsid w:val="009B4D33"/>
    <w:rsid w:val="009B4FEC"/>
    <w:rsid w:val="009B510A"/>
    <w:rsid w:val="009B5196"/>
    <w:rsid w:val="009B5A50"/>
    <w:rsid w:val="009B5E3B"/>
    <w:rsid w:val="009B65ED"/>
    <w:rsid w:val="009B660D"/>
    <w:rsid w:val="009B7036"/>
    <w:rsid w:val="009B7172"/>
    <w:rsid w:val="009B7CD1"/>
    <w:rsid w:val="009C00D3"/>
    <w:rsid w:val="009C02B8"/>
    <w:rsid w:val="009C0975"/>
    <w:rsid w:val="009C0A83"/>
    <w:rsid w:val="009C0CB4"/>
    <w:rsid w:val="009C0EE0"/>
    <w:rsid w:val="009C0F69"/>
    <w:rsid w:val="009C1113"/>
    <w:rsid w:val="009C2135"/>
    <w:rsid w:val="009C2CB8"/>
    <w:rsid w:val="009C3510"/>
    <w:rsid w:val="009C35A0"/>
    <w:rsid w:val="009C396E"/>
    <w:rsid w:val="009C536D"/>
    <w:rsid w:val="009C57CF"/>
    <w:rsid w:val="009C5A9E"/>
    <w:rsid w:val="009C5C91"/>
    <w:rsid w:val="009C5E7B"/>
    <w:rsid w:val="009C5EF8"/>
    <w:rsid w:val="009C6449"/>
    <w:rsid w:val="009C64F7"/>
    <w:rsid w:val="009D03CE"/>
    <w:rsid w:val="009D052F"/>
    <w:rsid w:val="009D0608"/>
    <w:rsid w:val="009D07A9"/>
    <w:rsid w:val="009D09C8"/>
    <w:rsid w:val="009D0CED"/>
    <w:rsid w:val="009D0DBD"/>
    <w:rsid w:val="009D2021"/>
    <w:rsid w:val="009D320E"/>
    <w:rsid w:val="009D33ED"/>
    <w:rsid w:val="009D34A6"/>
    <w:rsid w:val="009D422E"/>
    <w:rsid w:val="009D44AB"/>
    <w:rsid w:val="009D4CFA"/>
    <w:rsid w:val="009D4D04"/>
    <w:rsid w:val="009D53E4"/>
    <w:rsid w:val="009D6772"/>
    <w:rsid w:val="009D6994"/>
    <w:rsid w:val="009E018C"/>
    <w:rsid w:val="009E09E8"/>
    <w:rsid w:val="009E156C"/>
    <w:rsid w:val="009E1E25"/>
    <w:rsid w:val="009E2E0E"/>
    <w:rsid w:val="009E3C70"/>
    <w:rsid w:val="009E3E64"/>
    <w:rsid w:val="009E4F33"/>
    <w:rsid w:val="009E4F7F"/>
    <w:rsid w:val="009E502E"/>
    <w:rsid w:val="009E5228"/>
    <w:rsid w:val="009E54CC"/>
    <w:rsid w:val="009E5A5F"/>
    <w:rsid w:val="009E5BFC"/>
    <w:rsid w:val="009E5CCB"/>
    <w:rsid w:val="009E5ECD"/>
    <w:rsid w:val="009E6C17"/>
    <w:rsid w:val="009E7135"/>
    <w:rsid w:val="009E73AF"/>
    <w:rsid w:val="009E74FC"/>
    <w:rsid w:val="009E78D7"/>
    <w:rsid w:val="009E7DEA"/>
    <w:rsid w:val="009E7FDA"/>
    <w:rsid w:val="009F107B"/>
    <w:rsid w:val="009F1636"/>
    <w:rsid w:val="009F239A"/>
    <w:rsid w:val="009F2D32"/>
    <w:rsid w:val="009F3F1F"/>
    <w:rsid w:val="009F5A2F"/>
    <w:rsid w:val="009F5FC6"/>
    <w:rsid w:val="009F64CC"/>
    <w:rsid w:val="009F687D"/>
    <w:rsid w:val="009F6CDB"/>
    <w:rsid w:val="009F6FB6"/>
    <w:rsid w:val="009F761E"/>
    <w:rsid w:val="009F7BA6"/>
    <w:rsid w:val="00A000DF"/>
    <w:rsid w:val="00A0015E"/>
    <w:rsid w:val="00A00EB1"/>
    <w:rsid w:val="00A014F8"/>
    <w:rsid w:val="00A01743"/>
    <w:rsid w:val="00A018EC"/>
    <w:rsid w:val="00A0191C"/>
    <w:rsid w:val="00A01E3F"/>
    <w:rsid w:val="00A01F9F"/>
    <w:rsid w:val="00A02088"/>
    <w:rsid w:val="00A02A1E"/>
    <w:rsid w:val="00A02CD2"/>
    <w:rsid w:val="00A03806"/>
    <w:rsid w:val="00A03E70"/>
    <w:rsid w:val="00A0422E"/>
    <w:rsid w:val="00A043A4"/>
    <w:rsid w:val="00A05143"/>
    <w:rsid w:val="00A053EB"/>
    <w:rsid w:val="00A05C47"/>
    <w:rsid w:val="00A061F8"/>
    <w:rsid w:val="00A0629E"/>
    <w:rsid w:val="00A063A8"/>
    <w:rsid w:val="00A06BAD"/>
    <w:rsid w:val="00A06F60"/>
    <w:rsid w:val="00A0737D"/>
    <w:rsid w:val="00A076BB"/>
    <w:rsid w:val="00A079D7"/>
    <w:rsid w:val="00A07B41"/>
    <w:rsid w:val="00A07BB8"/>
    <w:rsid w:val="00A07E66"/>
    <w:rsid w:val="00A07FED"/>
    <w:rsid w:val="00A10801"/>
    <w:rsid w:val="00A10A60"/>
    <w:rsid w:val="00A1106B"/>
    <w:rsid w:val="00A1116D"/>
    <w:rsid w:val="00A1165A"/>
    <w:rsid w:val="00A117F4"/>
    <w:rsid w:val="00A11B9E"/>
    <w:rsid w:val="00A11FA5"/>
    <w:rsid w:val="00A1286D"/>
    <w:rsid w:val="00A12E4F"/>
    <w:rsid w:val="00A13282"/>
    <w:rsid w:val="00A13A0D"/>
    <w:rsid w:val="00A155E8"/>
    <w:rsid w:val="00A15B20"/>
    <w:rsid w:val="00A15D2B"/>
    <w:rsid w:val="00A15E7A"/>
    <w:rsid w:val="00A16006"/>
    <w:rsid w:val="00A16297"/>
    <w:rsid w:val="00A165FC"/>
    <w:rsid w:val="00A1661E"/>
    <w:rsid w:val="00A17577"/>
    <w:rsid w:val="00A175AD"/>
    <w:rsid w:val="00A17AF8"/>
    <w:rsid w:val="00A21546"/>
    <w:rsid w:val="00A21C22"/>
    <w:rsid w:val="00A223AA"/>
    <w:rsid w:val="00A226EA"/>
    <w:rsid w:val="00A22A34"/>
    <w:rsid w:val="00A2304A"/>
    <w:rsid w:val="00A230BC"/>
    <w:rsid w:val="00A233CD"/>
    <w:rsid w:val="00A2386B"/>
    <w:rsid w:val="00A2433D"/>
    <w:rsid w:val="00A2492B"/>
    <w:rsid w:val="00A24C80"/>
    <w:rsid w:val="00A24E5E"/>
    <w:rsid w:val="00A25551"/>
    <w:rsid w:val="00A25818"/>
    <w:rsid w:val="00A258F9"/>
    <w:rsid w:val="00A25F1B"/>
    <w:rsid w:val="00A26B53"/>
    <w:rsid w:val="00A26BEF"/>
    <w:rsid w:val="00A270B4"/>
    <w:rsid w:val="00A27245"/>
    <w:rsid w:val="00A30609"/>
    <w:rsid w:val="00A3074A"/>
    <w:rsid w:val="00A30DD3"/>
    <w:rsid w:val="00A31035"/>
    <w:rsid w:val="00A312A6"/>
    <w:rsid w:val="00A315FE"/>
    <w:rsid w:val="00A31BD5"/>
    <w:rsid w:val="00A3205A"/>
    <w:rsid w:val="00A320BE"/>
    <w:rsid w:val="00A32AAA"/>
    <w:rsid w:val="00A32BA9"/>
    <w:rsid w:val="00A32BEC"/>
    <w:rsid w:val="00A32C39"/>
    <w:rsid w:val="00A32C77"/>
    <w:rsid w:val="00A32FDB"/>
    <w:rsid w:val="00A33121"/>
    <w:rsid w:val="00A33641"/>
    <w:rsid w:val="00A336CC"/>
    <w:rsid w:val="00A33D01"/>
    <w:rsid w:val="00A341B6"/>
    <w:rsid w:val="00A34714"/>
    <w:rsid w:val="00A34731"/>
    <w:rsid w:val="00A34954"/>
    <w:rsid w:val="00A34C67"/>
    <w:rsid w:val="00A35351"/>
    <w:rsid w:val="00A35BB1"/>
    <w:rsid w:val="00A35D11"/>
    <w:rsid w:val="00A361D9"/>
    <w:rsid w:val="00A363A9"/>
    <w:rsid w:val="00A36B7E"/>
    <w:rsid w:val="00A36C68"/>
    <w:rsid w:val="00A37CE8"/>
    <w:rsid w:val="00A40096"/>
    <w:rsid w:val="00A4059F"/>
    <w:rsid w:val="00A40E57"/>
    <w:rsid w:val="00A41C9B"/>
    <w:rsid w:val="00A426CE"/>
    <w:rsid w:val="00A42B63"/>
    <w:rsid w:val="00A42FBE"/>
    <w:rsid w:val="00A437AA"/>
    <w:rsid w:val="00A43971"/>
    <w:rsid w:val="00A43CED"/>
    <w:rsid w:val="00A44347"/>
    <w:rsid w:val="00A44E05"/>
    <w:rsid w:val="00A45BA3"/>
    <w:rsid w:val="00A46940"/>
    <w:rsid w:val="00A4697E"/>
    <w:rsid w:val="00A47267"/>
    <w:rsid w:val="00A4795C"/>
    <w:rsid w:val="00A47A9B"/>
    <w:rsid w:val="00A5037D"/>
    <w:rsid w:val="00A503C6"/>
    <w:rsid w:val="00A50C2F"/>
    <w:rsid w:val="00A50DDD"/>
    <w:rsid w:val="00A513F2"/>
    <w:rsid w:val="00A51C6C"/>
    <w:rsid w:val="00A5288B"/>
    <w:rsid w:val="00A5312D"/>
    <w:rsid w:val="00A53746"/>
    <w:rsid w:val="00A540E1"/>
    <w:rsid w:val="00A54AF2"/>
    <w:rsid w:val="00A54BBC"/>
    <w:rsid w:val="00A54C8B"/>
    <w:rsid w:val="00A5548F"/>
    <w:rsid w:val="00A55AC7"/>
    <w:rsid w:val="00A55BDF"/>
    <w:rsid w:val="00A55C4A"/>
    <w:rsid w:val="00A56CEE"/>
    <w:rsid w:val="00A56FA6"/>
    <w:rsid w:val="00A575F7"/>
    <w:rsid w:val="00A57945"/>
    <w:rsid w:val="00A57C00"/>
    <w:rsid w:val="00A57D76"/>
    <w:rsid w:val="00A60799"/>
    <w:rsid w:val="00A608D1"/>
    <w:rsid w:val="00A6103F"/>
    <w:rsid w:val="00A62687"/>
    <w:rsid w:val="00A631BF"/>
    <w:rsid w:val="00A63332"/>
    <w:rsid w:val="00A63CBC"/>
    <w:rsid w:val="00A63EB3"/>
    <w:rsid w:val="00A63F78"/>
    <w:rsid w:val="00A64556"/>
    <w:rsid w:val="00A64D6C"/>
    <w:rsid w:val="00A64E87"/>
    <w:rsid w:val="00A65000"/>
    <w:rsid w:val="00A651B3"/>
    <w:rsid w:val="00A65D1D"/>
    <w:rsid w:val="00A66726"/>
    <w:rsid w:val="00A66980"/>
    <w:rsid w:val="00A678FA"/>
    <w:rsid w:val="00A7016B"/>
    <w:rsid w:val="00A7029B"/>
    <w:rsid w:val="00A70560"/>
    <w:rsid w:val="00A70991"/>
    <w:rsid w:val="00A72A44"/>
    <w:rsid w:val="00A72BBF"/>
    <w:rsid w:val="00A732E6"/>
    <w:rsid w:val="00A73527"/>
    <w:rsid w:val="00A742F3"/>
    <w:rsid w:val="00A75161"/>
    <w:rsid w:val="00A75A07"/>
    <w:rsid w:val="00A7699F"/>
    <w:rsid w:val="00A770DC"/>
    <w:rsid w:val="00A77262"/>
    <w:rsid w:val="00A77923"/>
    <w:rsid w:val="00A77D67"/>
    <w:rsid w:val="00A77E4C"/>
    <w:rsid w:val="00A80433"/>
    <w:rsid w:val="00A80BC5"/>
    <w:rsid w:val="00A818EE"/>
    <w:rsid w:val="00A81B1B"/>
    <w:rsid w:val="00A81B7A"/>
    <w:rsid w:val="00A823C7"/>
    <w:rsid w:val="00A82C45"/>
    <w:rsid w:val="00A82DB3"/>
    <w:rsid w:val="00A82F4C"/>
    <w:rsid w:val="00A831C5"/>
    <w:rsid w:val="00A8344F"/>
    <w:rsid w:val="00A835AF"/>
    <w:rsid w:val="00A835C9"/>
    <w:rsid w:val="00A859FA"/>
    <w:rsid w:val="00A862BF"/>
    <w:rsid w:val="00A8658F"/>
    <w:rsid w:val="00A86E2C"/>
    <w:rsid w:val="00A87621"/>
    <w:rsid w:val="00A8797F"/>
    <w:rsid w:val="00A87A53"/>
    <w:rsid w:val="00A87F3F"/>
    <w:rsid w:val="00A9015E"/>
    <w:rsid w:val="00A903E9"/>
    <w:rsid w:val="00A904D8"/>
    <w:rsid w:val="00A90866"/>
    <w:rsid w:val="00A90CF7"/>
    <w:rsid w:val="00A91173"/>
    <w:rsid w:val="00A915E1"/>
    <w:rsid w:val="00A927F5"/>
    <w:rsid w:val="00A9283C"/>
    <w:rsid w:val="00A933BA"/>
    <w:rsid w:val="00A93A68"/>
    <w:rsid w:val="00A93F37"/>
    <w:rsid w:val="00A94059"/>
    <w:rsid w:val="00A94831"/>
    <w:rsid w:val="00A9533B"/>
    <w:rsid w:val="00A96161"/>
    <w:rsid w:val="00A968CA"/>
    <w:rsid w:val="00A96A3F"/>
    <w:rsid w:val="00A97291"/>
    <w:rsid w:val="00A97D73"/>
    <w:rsid w:val="00A97DB9"/>
    <w:rsid w:val="00A97F91"/>
    <w:rsid w:val="00AA05CF"/>
    <w:rsid w:val="00AA0693"/>
    <w:rsid w:val="00AA0B37"/>
    <w:rsid w:val="00AA0D68"/>
    <w:rsid w:val="00AA0EEB"/>
    <w:rsid w:val="00AA0F5E"/>
    <w:rsid w:val="00AA0FA9"/>
    <w:rsid w:val="00AA145D"/>
    <w:rsid w:val="00AA176A"/>
    <w:rsid w:val="00AA179C"/>
    <w:rsid w:val="00AA1A56"/>
    <w:rsid w:val="00AA20F9"/>
    <w:rsid w:val="00AA2419"/>
    <w:rsid w:val="00AA2815"/>
    <w:rsid w:val="00AA296F"/>
    <w:rsid w:val="00AA2D2E"/>
    <w:rsid w:val="00AA2DAD"/>
    <w:rsid w:val="00AA2E0E"/>
    <w:rsid w:val="00AA2E8C"/>
    <w:rsid w:val="00AA3A07"/>
    <w:rsid w:val="00AA3D35"/>
    <w:rsid w:val="00AA3D8A"/>
    <w:rsid w:val="00AA4459"/>
    <w:rsid w:val="00AA486D"/>
    <w:rsid w:val="00AA4C1A"/>
    <w:rsid w:val="00AA5194"/>
    <w:rsid w:val="00AA52CA"/>
    <w:rsid w:val="00AA5530"/>
    <w:rsid w:val="00AA598F"/>
    <w:rsid w:val="00AA5E69"/>
    <w:rsid w:val="00AA637A"/>
    <w:rsid w:val="00AA652B"/>
    <w:rsid w:val="00AA6892"/>
    <w:rsid w:val="00AA6C60"/>
    <w:rsid w:val="00AA6EA2"/>
    <w:rsid w:val="00AA746E"/>
    <w:rsid w:val="00AA78B8"/>
    <w:rsid w:val="00AA792F"/>
    <w:rsid w:val="00AB1B9D"/>
    <w:rsid w:val="00AB55A4"/>
    <w:rsid w:val="00AB5981"/>
    <w:rsid w:val="00AB5AB5"/>
    <w:rsid w:val="00AB62BF"/>
    <w:rsid w:val="00AB6CD6"/>
    <w:rsid w:val="00AB6E5E"/>
    <w:rsid w:val="00AB6EA9"/>
    <w:rsid w:val="00AB70B2"/>
    <w:rsid w:val="00AB76E1"/>
    <w:rsid w:val="00AB7CCD"/>
    <w:rsid w:val="00AB7DCB"/>
    <w:rsid w:val="00AC0521"/>
    <w:rsid w:val="00AC1706"/>
    <w:rsid w:val="00AC171D"/>
    <w:rsid w:val="00AC1D14"/>
    <w:rsid w:val="00AC1EF2"/>
    <w:rsid w:val="00AC238E"/>
    <w:rsid w:val="00AC24F4"/>
    <w:rsid w:val="00AC2EE3"/>
    <w:rsid w:val="00AC311D"/>
    <w:rsid w:val="00AC320F"/>
    <w:rsid w:val="00AC3252"/>
    <w:rsid w:val="00AC3BA8"/>
    <w:rsid w:val="00AC40E8"/>
    <w:rsid w:val="00AC413E"/>
    <w:rsid w:val="00AC4884"/>
    <w:rsid w:val="00AC4BE9"/>
    <w:rsid w:val="00AC4F47"/>
    <w:rsid w:val="00AC546F"/>
    <w:rsid w:val="00AC57D0"/>
    <w:rsid w:val="00AC599E"/>
    <w:rsid w:val="00AC59AD"/>
    <w:rsid w:val="00AC6271"/>
    <w:rsid w:val="00AC653E"/>
    <w:rsid w:val="00AC65E9"/>
    <w:rsid w:val="00AC6F60"/>
    <w:rsid w:val="00AC7912"/>
    <w:rsid w:val="00AD0452"/>
    <w:rsid w:val="00AD0BD3"/>
    <w:rsid w:val="00AD14E4"/>
    <w:rsid w:val="00AD158B"/>
    <w:rsid w:val="00AD283F"/>
    <w:rsid w:val="00AD2DF8"/>
    <w:rsid w:val="00AD2E64"/>
    <w:rsid w:val="00AD3A0C"/>
    <w:rsid w:val="00AD3FF2"/>
    <w:rsid w:val="00AD41A0"/>
    <w:rsid w:val="00AD47F7"/>
    <w:rsid w:val="00AD58D8"/>
    <w:rsid w:val="00AD5C5E"/>
    <w:rsid w:val="00AD7778"/>
    <w:rsid w:val="00AE0070"/>
    <w:rsid w:val="00AE02A7"/>
    <w:rsid w:val="00AE02C3"/>
    <w:rsid w:val="00AE097B"/>
    <w:rsid w:val="00AE121D"/>
    <w:rsid w:val="00AE1405"/>
    <w:rsid w:val="00AE1724"/>
    <w:rsid w:val="00AE1DB6"/>
    <w:rsid w:val="00AE2D49"/>
    <w:rsid w:val="00AE30DD"/>
    <w:rsid w:val="00AE3AEA"/>
    <w:rsid w:val="00AE3B73"/>
    <w:rsid w:val="00AE3D4A"/>
    <w:rsid w:val="00AE5675"/>
    <w:rsid w:val="00AE6134"/>
    <w:rsid w:val="00AE61BC"/>
    <w:rsid w:val="00AE63D4"/>
    <w:rsid w:val="00AE671E"/>
    <w:rsid w:val="00AE6B71"/>
    <w:rsid w:val="00AE6FB2"/>
    <w:rsid w:val="00AE7FB9"/>
    <w:rsid w:val="00AF074A"/>
    <w:rsid w:val="00AF0BCD"/>
    <w:rsid w:val="00AF0CCD"/>
    <w:rsid w:val="00AF1462"/>
    <w:rsid w:val="00AF1A39"/>
    <w:rsid w:val="00AF1BC3"/>
    <w:rsid w:val="00AF1DF9"/>
    <w:rsid w:val="00AF1F47"/>
    <w:rsid w:val="00AF200C"/>
    <w:rsid w:val="00AF2505"/>
    <w:rsid w:val="00AF2765"/>
    <w:rsid w:val="00AF3190"/>
    <w:rsid w:val="00AF3637"/>
    <w:rsid w:val="00AF394C"/>
    <w:rsid w:val="00AF3AEF"/>
    <w:rsid w:val="00AF4090"/>
    <w:rsid w:val="00AF40D7"/>
    <w:rsid w:val="00AF45FA"/>
    <w:rsid w:val="00AF5140"/>
    <w:rsid w:val="00AF5E59"/>
    <w:rsid w:val="00AF6674"/>
    <w:rsid w:val="00AF7013"/>
    <w:rsid w:val="00AF7EB1"/>
    <w:rsid w:val="00B00651"/>
    <w:rsid w:val="00B00818"/>
    <w:rsid w:val="00B00AB9"/>
    <w:rsid w:val="00B00B2A"/>
    <w:rsid w:val="00B027B0"/>
    <w:rsid w:val="00B0298E"/>
    <w:rsid w:val="00B03488"/>
    <w:rsid w:val="00B03496"/>
    <w:rsid w:val="00B03A9F"/>
    <w:rsid w:val="00B03D25"/>
    <w:rsid w:val="00B04263"/>
    <w:rsid w:val="00B043E0"/>
    <w:rsid w:val="00B0449F"/>
    <w:rsid w:val="00B04FF4"/>
    <w:rsid w:val="00B05D03"/>
    <w:rsid w:val="00B06398"/>
    <w:rsid w:val="00B07751"/>
    <w:rsid w:val="00B07AF8"/>
    <w:rsid w:val="00B110E9"/>
    <w:rsid w:val="00B1166F"/>
    <w:rsid w:val="00B118B3"/>
    <w:rsid w:val="00B11A22"/>
    <w:rsid w:val="00B11DE5"/>
    <w:rsid w:val="00B1252A"/>
    <w:rsid w:val="00B12C23"/>
    <w:rsid w:val="00B142D7"/>
    <w:rsid w:val="00B143C7"/>
    <w:rsid w:val="00B1462A"/>
    <w:rsid w:val="00B149B1"/>
    <w:rsid w:val="00B14FEC"/>
    <w:rsid w:val="00B15C08"/>
    <w:rsid w:val="00B15C8B"/>
    <w:rsid w:val="00B15FAE"/>
    <w:rsid w:val="00B15FC8"/>
    <w:rsid w:val="00B168B9"/>
    <w:rsid w:val="00B1702C"/>
    <w:rsid w:val="00B17117"/>
    <w:rsid w:val="00B17155"/>
    <w:rsid w:val="00B17CCA"/>
    <w:rsid w:val="00B17E6D"/>
    <w:rsid w:val="00B2087C"/>
    <w:rsid w:val="00B21852"/>
    <w:rsid w:val="00B21D07"/>
    <w:rsid w:val="00B22017"/>
    <w:rsid w:val="00B22053"/>
    <w:rsid w:val="00B2242B"/>
    <w:rsid w:val="00B22AAB"/>
    <w:rsid w:val="00B22C9F"/>
    <w:rsid w:val="00B2311B"/>
    <w:rsid w:val="00B2380F"/>
    <w:rsid w:val="00B23BFC"/>
    <w:rsid w:val="00B23C6E"/>
    <w:rsid w:val="00B242A0"/>
    <w:rsid w:val="00B24D7F"/>
    <w:rsid w:val="00B2541F"/>
    <w:rsid w:val="00B2546F"/>
    <w:rsid w:val="00B26C6A"/>
    <w:rsid w:val="00B270D9"/>
    <w:rsid w:val="00B2720F"/>
    <w:rsid w:val="00B304D2"/>
    <w:rsid w:val="00B30B3C"/>
    <w:rsid w:val="00B3102D"/>
    <w:rsid w:val="00B3149E"/>
    <w:rsid w:val="00B314DA"/>
    <w:rsid w:val="00B32781"/>
    <w:rsid w:val="00B32CC7"/>
    <w:rsid w:val="00B33693"/>
    <w:rsid w:val="00B344F1"/>
    <w:rsid w:val="00B34A5D"/>
    <w:rsid w:val="00B34E8F"/>
    <w:rsid w:val="00B35637"/>
    <w:rsid w:val="00B3586E"/>
    <w:rsid w:val="00B35BE8"/>
    <w:rsid w:val="00B360E3"/>
    <w:rsid w:val="00B36564"/>
    <w:rsid w:val="00B36A45"/>
    <w:rsid w:val="00B36A4B"/>
    <w:rsid w:val="00B36FA3"/>
    <w:rsid w:val="00B37050"/>
    <w:rsid w:val="00B37214"/>
    <w:rsid w:val="00B37359"/>
    <w:rsid w:val="00B40393"/>
    <w:rsid w:val="00B409C9"/>
    <w:rsid w:val="00B4128F"/>
    <w:rsid w:val="00B417F0"/>
    <w:rsid w:val="00B41898"/>
    <w:rsid w:val="00B41903"/>
    <w:rsid w:val="00B420B5"/>
    <w:rsid w:val="00B4220B"/>
    <w:rsid w:val="00B42411"/>
    <w:rsid w:val="00B42430"/>
    <w:rsid w:val="00B426F5"/>
    <w:rsid w:val="00B431AB"/>
    <w:rsid w:val="00B43542"/>
    <w:rsid w:val="00B4376C"/>
    <w:rsid w:val="00B43E57"/>
    <w:rsid w:val="00B4440C"/>
    <w:rsid w:val="00B45B52"/>
    <w:rsid w:val="00B464C4"/>
    <w:rsid w:val="00B46EB7"/>
    <w:rsid w:val="00B46F8A"/>
    <w:rsid w:val="00B47477"/>
    <w:rsid w:val="00B47624"/>
    <w:rsid w:val="00B47E02"/>
    <w:rsid w:val="00B50F85"/>
    <w:rsid w:val="00B51675"/>
    <w:rsid w:val="00B52149"/>
    <w:rsid w:val="00B521EA"/>
    <w:rsid w:val="00B5223C"/>
    <w:rsid w:val="00B52C01"/>
    <w:rsid w:val="00B532C1"/>
    <w:rsid w:val="00B533B9"/>
    <w:rsid w:val="00B5384C"/>
    <w:rsid w:val="00B53D38"/>
    <w:rsid w:val="00B53E9E"/>
    <w:rsid w:val="00B54648"/>
    <w:rsid w:val="00B54806"/>
    <w:rsid w:val="00B54E8B"/>
    <w:rsid w:val="00B551EE"/>
    <w:rsid w:val="00B551FD"/>
    <w:rsid w:val="00B55615"/>
    <w:rsid w:val="00B559BA"/>
    <w:rsid w:val="00B56C13"/>
    <w:rsid w:val="00B56CC7"/>
    <w:rsid w:val="00B57142"/>
    <w:rsid w:val="00B57924"/>
    <w:rsid w:val="00B5795B"/>
    <w:rsid w:val="00B57CC8"/>
    <w:rsid w:val="00B60137"/>
    <w:rsid w:val="00B608E6"/>
    <w:rsid w:val="00B60ACE"/>
    <w:rsid w:val="00B60BA3"/>
    <w:rsid w:val="00B60E71"/>
    <w:rsid w:val="00B62B23"/>
    <w:rsid w:val="00B63CBC"/>
    <w:rsid w:val="00B64A78"/>
    <w:rsid w:val="00B64D28"/>
    <w:rsid w:val="00B6524F"/>
    <w:rsid w:val="00B6527B"/>
    <w:rsid w:val="00B6577E"/>
    <w:rsid w:val="00B6585D"/>
    <w:rsid w:val="00B65AC3"/>
    <w:rsid w:val="00B65E63"/>
    <w:rsid w:val="00B65F0A"/>
    <w:rsid w:val="00B66367"/>
    <w:rsid w:val="00B669D0"/>
    <w:rsid w:val="00B673DD"/>
    <w:rsid w:val="00B67E8C"/>
    <w:rsid w:val="00B70A79"/>
    <w:rsid w:val="00B71332"/>
    <w:rsid w:val="00B7210B"/>
    <w:rsid w:val="00B72A46"/>
    <w:rsid w:val="00B72B60"/>
    <w:rsid w:val="00B72C03"/>
    <w:rsid w:val="00B7301F"/>
    <w:rsid w:val="00B733BD"/>
    <w:rsid w:val="00B7342E"/>
    <w:rsid w:val="00B7365B"/>
    <w:rsid w:val="00B73D06"/>
    <w:rsid w:val="00B74214"/>
    <w:rsid w:val="00B7440D"/>
    <w:rsid w:val="00B747C9"/>
    <w:rsid w:val="00B752ED"/>
    <w:rsid w:val="00B7582F"/>
    <w:rsid w:val="00B75DA7"/>
    <w:rsid w:val="00B76818"/>
    <w:rsid w:val="00B7715C"/>
    <w:rsid w:val="00B775C1"/>
    <w:rsid w:val="00B7799E"/>
    <w:rsid w:val="00B80043"/>
    <w:rsid w:val="00B806BA"/>
    <w:rsid w:val="00B80A60"/>
    <w:rsid w:val="00B81517"/>
    <w:rsid w:val="00B81749"/>
    <w:rsid w:val="00B81B99"/>
    <w:rsid w:val="00B81E4A"/>
    <w:rsid w:val="00B823AC"/>
    <w:rsid w:val="00B82674"/>
    <w:rsid w:val="00B826BB"/>
    <w:rsid w:val="00B84228"/>
    <w:rsid w:val="00B84719"/>
    <w:rsid w:val="00B84BEC"/>
    <w:rsid w:val="00B8556F"/>
    <w:rsid w:val="00B86519"/>
    <w:rsid w:val="00B86A90"/>
    <w:rsid w:val="00B86ED5"/>
    <w:rsid w:val="00B904AC"/>
    <w:rsid w:val="00B92601"/>
    <w:rsid w:val="00B92639"/>
    <w:rsid w:val="00B9348A"/>
    <w:rsid w:val="00B93766"/>
    <w:rsid w:val="00B938E8"/>
    <w:rsid w:val="00B93AA3"/>
    <w:rsid w:val="00B93B27"/>
    <w:rsid w:val="00B93B58"/>
    <w:rsid w:val="00B941C3"/>
    <w:rsid w:val="00B94AC3"/>
    <w:rsid w:val="00B9517C"/>
    <w:rsid w:val="00B9521C"/>
    <w:rsid w:val="00B95614"/>
    <w:rsid w:val="00B95AEF"/>
    <w:rsid w:val="00B95EE1"/>
    <w:rsid w:val="00B96981"/>
    <w:rsid w:val="00B96C3B"/>
    <w:rsid w:val="00B97225"/>
    <w:rsid w:val="00B97BC0"/>
    <w:rsid w:val="00BA08D6"/>
    <w:rsid w:val="00BA12A4"/>
    <w:rsid w:val="00BA1676"/>
    <w:rsid w:val="00BA24E8"/>
    <w:rsid w:val="00BA31C0"/>
    <w:rsid w:val="00BA3CDF"/>
    <w:rsid w:val="00BA4C7E"/>
    <w:rsid w:val="00BA4F2C"/>
    <w:rsid w:val="00BA51D8"/>
    <w:rsid w:val="00BA5D4C"/>
    <w:rsid w:val="00BA5EC3"/>
    <w:rsid w:val="00BA6D6B"/>
    <w:rsid w:val="00BA70CE"/>
    <w:rsid w:val="00BA74A2"/>
    <w:rsid w:val="00BB0161"/>
    <w:rsid w:val="00BB06EC"/>
    <w:rsid w:val="00BB0C3A"/>
    <w:rsid w:val="00BB1528"/>
    <w:rsid w:val="00BB1D1A"/>
    <w:rsid w:val="00BB2C2E"/>
    <w:rsid w:val="00BB31E2"/>
    <w:rsid w:val="00BB3832"/>
    <w:rsid w:val="00BB3D6A"/>
    <w:rsid w:val="00BB5195"/>
    <w:rsid w:val="00BB68C9"/>
    <w:rsid w:val="00BB6F38"/>
    <w:rsid w:val="00BB7200"/>
    <w:rsid w:val="00BB7675"/>
    <w:rsid w:val="00BB7C5F"/>
    <w:rsid w:val="00BB7DAC"/>
    <w:rsid w:val="00BC0791"/>
    <w:rsid w:val="00BC0831"/>
    <w:rsid w:val="00BC0AE3"/>
    <w:rsid w:val="00BC0C83"/>
    <w:rsid w:val="00BC0E4D"/>
    <w:rsid w:val="00BC287B"/>
    <w:rsid w:val="00BC2D1F"/>
    <w:rsid w:val="00BC34B7"/>
    <w:rsid w:val="00BC3F91"/>
    <w:rsid w:val="00BC42FB"/>
    <w:rsid w:val="00BC46D5"/>
    <w:rsid w:val="00BC56AD"/>
    <w:rsid w:val="00BC5DC2"/>
    <w:rsid w:val="00BC6C58"/>
    <w:rsid w:val="00BC6CE7"/>
    <w:rsid w:val="00BC78B0"/>
    <w:rsid w:val="00BC7945"/>
    <w:rsid w:val="00BC7C9F"/>
    <w:rsid w:val="00BD0457"/>
    <w:rsid w:val="00BD04DC"/>
    <w:rsid w:val="00BD075D"/>
    <w:rsid w:val="00BD07CB"/>
    <w:rsid w:val="00BD11A7"/>
    <w:rsid w:val="00BD21E8"/>
    <w:rsid w:val="00BD2D54"/>
    <w:rsid w:val="00BD327F"/>
    <w:rsid w:val="00BD3360"/>
    <w:rsid w:val="00BD34EE"/>
    <w:rsid w:val="00BD40D1"/>
    <w:rsid w:val="00BD4454"/>
    <w:rsid w:val="00BD46EF"/>
    <w:rsid w:val="00BD5475"/>
    <w:rsid w:val="00BD67EB"/>
    <w:rsid w:val="00BD78D2"/>
    <w:rsid w:val="00BD7BB9"/>
    <w:rsid w:val="00BD7CD0"/>
    <w:rsid w:val="00BD7D49"/>
    <w:rsid w:val="00BD7D4B"/>
    <w:rsid w:val="00BE0216"/>
    <w:rsid w:val="00BE0627"/>
    <w:rsid w:val="00BE0E78"/>
    <w:rsid w:val="00BE218A"/>
    <w:rsid w:val="00BE21E9"/>
    <w:rsid w:val="00BE260F"/>
    <w:rsid w:val="00BE284A"/>
    <w:rsid w:val="00BE2868"/>
    <w:rsid w:val="00BE286B"/>
    <w:rsid w:val="00BE2AD0"/>
    <w:rsid w:val="00BE34DB"/>
    <w:rsid w:val="00BE357D"/>
    <w:rsid w:val="00BE3D37"/>
    <w:rsid w:val="00BE41E7"/>
    <w:rsid w:val="00BE42E5"/>
    <w:rsid w:val="00BE4882"/>
    <w:rsid w:val="00BE58BA"/>
    <w:rsid w:val="00BE5A56"/>
    <w:rsid w:val="00BE61DE"/>
    <w:rsid w:val="00BE6383"/>
    <w:rsid w:val="00BE683F"/>
    <w:rsid w:val="00BE69FB"/>
    <w:rsid w:val="00BE6F5C"/>
    <w:rsid w:val="00BE6FB1"/>
    <w:rsid w:val="00BF0788"/>
    <w:rsid w:val="00BF1B66"/>
    <w:rsid w:val="00BF2558"/>
    <w:rsid w:val="00BF3495"/>
    <w:rsid w:val="00BF35B8"/>
    <w:rsid w:val="00BF3B7A"/>
    <w:rsid w:val="00BF3CB4"/>
    <w:rsid w:val="00BF519B"/>
    <w:rsid w:val="00BF552B"/>
    <w:rsid w:val="00BF5F02"/>
    <w:rsid w:val="00BF6174"/>
    <w:rsid w:val="00BF6A1F"/>
    <w:rsid w:val="00BF6BCD"/>
    <w:rsid w:val="00BF6DB0"/>
    <w:rsid w:val="00BF77D4"/>
    <w:rsid w:val="00BF7A84"/>
    <w:rsid w:val="00C00992"/>
    <w:rsid w:val="00C00C0C"/>
    <w:rsid w:val="00C00F92"/>
    <w:rsid w:val="00C01C39"/>
    <w:rsid w:val="00C0317D"/>
    <w:rsid w:val="00C03561"/>
    <w:rsid w:val="00C04145"/>
    <w:rsid w:val="00C04DD8"/>
    <w:rsid w:val="00C04DF9"/>
    <w:rsid w:val="00C04FBB"/>
    <w:rsid w:val="00C051D6"/>
    <w:rsid w:val="00C05EE3"/>
    <w:rsid w:val="00C0684B"/>
    <w:rsid w:val="00C06E79"/>
    <w:rsid w:val="00C070F2"/>
    <w:rsid w:val="00C0715D"/>
    <w:rsid w:val="00C07C16"/>
    <w:rsid w:val="00C1007B"/>
    <w:rsid w:val="00C105B8"/>
    <w:rsid w:val="00C1078D"/>
    <w:rsid w:val="00C10EAC"/>
    <w:rsid w:val="00C11064"/>
    <w:rsid w:val="00C117B4"/>
    <w:rsid w:val="00C11BB1"/>
    <w:rsid w:val="00C11CAF"/>
    <w:rsid w:val="00C1267B"/>
    <w:rsid w:val="00C13044"/>
    <w:rsid w:val="00C13187"/>
    <w:rsid w:val="00C13B2D"/>
    <w:rsid w:val="00C1430B"/>
    <w:rsid w:val="00C14824"/>
    <w:rsid w:val="00C14994"/>
    <w:rsid w:val="00C15387"/>
    <w:rsid w:val="00C153C5"/>
    <w:rsid w:val="00C16A33"/>
    <w:rsid w:val="00C16DB3"/>
    <w:rsid w:val="00C16EAD"/>
    <w:rsid w:val="00C17738"/>
    <w:rsid w:val="00C17934"/>
    <w:rsid w:val="00C17AA2"/>
    <w:rsid w:val="00C20481"/>
    <w:rsid w:val="00C2048A"/>
    <w:rsid w:val="00C209F9"/>
    <w:rsid w:val="00C20AA0"/>
    <w:rsid w:val="00C212D9"/>
    <w:rsid w:val="00C21D3F"/>
    <w:rsid w:val="00C22B0B"/>
    <w:rsid w:val="00C22FDC"/>
    <w:rsid w:val="00C23831"/>
    <w:rsid w:val="00C23EB7"/>
    <w:rsid w:val="00C24190"/>
    <w:rsid w:val="00C24A96"/>
    <w:rsid w:val="00C24D36"/>
    <w:rsid w:val="00C25E65"/>
    <w:rsid w:val="00C265A3"/>
    <w:rsid w:val="00C26E43"/>
    <w:rsid w:val="00C30352"/>
    <w:rsid w:val="00C3145C"/>
    <w:rsid w:val="00C31BCA"/>
    <w:rsid w:val="00C31E3C"/>
    <w:rsid w:val="00C32623"/>
    <w:rsid w:val="00C3299B"/>
    <w:rsid w:val="00C32E7B"/>
    <w:rsid w:val="00C32F11"/>
    <w:rsid w:val="00C3319C"/>
    <w:rsid w:val="00C333B5"/>
    <w:rsid w:val="00C33692"/>
    <w:rsid w:val="00C33D79"/>
    <w:rsid w:val="00C33E66"/>
    <w:rsid w:val="00C340BC"/>
    <w:rsid w:val="00C3447E"/>
    <w:rsid w:val="00C34669"/>
    <w:rsid w:val="00C34D09"/>
    <w:rsid w:val="00C35F10"/>
    <w:rsid w:val="00C36464"/>
    <w:rsid w:val="00C36490"/>
    <w:rsid w:val="00C3676E"/>
    <w:rsid w:val="00C3765D"/>
    <w:rsid w:val="00C37BE0"/>
    <w:rsid w:val="00C37DF0"/>
    <w:rsid w:val="00C40DA0"/>
    <w:rsid w:val="00C41134"/>
    <w:rsid w:val="00C41A33"/>
    <w:rsid w:val="00C420EE"/>
    <w:rsid w:val="00C42232"/>
    <w:rsid w:val="00C42B25"/>
    <w:rsid w:val="00C42BB8"/>
    <w:rsid w:val="00C42DE2"/>
    <w:rsid w:val="00C42FEB"/>
    <w:rsid w:val="00C4316C"/>
    <w:rsid w:val="00C438A0"/>
    <w:rsid w:val="00C43AEE"/>
    <w:rsid w:val="00C43D7D"/>
    <w:rsid w:val="00C44289"/>
    <w:rsid w:val="00C44465"/>
    <w:rsid w:val="00C44DA5"/>
    <w:rsid w:val="00C452D0"/>
    <w:rsid w:val="00C4595F"/>
    <w:rsid w:val="00C45A04"/>
    <w:rsid w:val="00C45AD1"/>
    <w:rsid w:val="00C45D35"/>
    <w:rsid w:val="00C45E8A"/>
    <w:rsid w:val="00C469BA"/>
    <w:rsid w:val="00C4719F"/>
    <w:rsid w:val="00C4734D"/>
    <w:rsid w:val="00C476B0"/>
    <w:rsid w:val="00C47818"/>
    <w:rsid w:val="00C47BDC"/>
    <w:rsid w:val="00C47DB9"/>
    <w:rsid w:val="00C50E49"/>
    <w:rsid w:val="00C51593"/>
    <w:rsid w:val="00C51EBB"/>
    <w:rsid w:val="00C51F97"/>
    <w:rsid w:val="00C524BA"/>
    <w:rsid w:val="00C52FE8"/>
    <w:rsid w:val="00C53F2C"/>
    <w:rsid w:val="00C54839"/>
    <w:rsid w:val="00C550B8"/>
    <w:rsid w:val="00C5579B"/>
    <w:rsid w:val="00C55A2E"/>
    <w:rsid w:val="00C56ABF"/>
    <w:rsid w:val="00C56AD1"/>
    <w:rsid w:val="00C56EE9"/>
    <w:rsid w:val="00C5701D"/>
    <w:rsid w:val="00C57048"/>
    <w:rsid w:val="00C570FC"/>
    <w:rsid w:val="00C5746F"/>
    <w:rsid w:val="00C579D8"/>
    <w:rsid w:val="00C6048C"/>
    <w:rsid w:val="00C6110F"/>
    <w:rsid w:val="00C61116"/>
    <w:rsid w:val="00C61C95"/>
    <w:rsid w:val="00C62522"/>
    <w:rsid w:val="00C62B6F"/>
    <w:rsid w:val="00C62D6C"/>
    <w:rsid w:val="00C62EAF"/>
    <w:rsid w:val="00C63532"/>
    <w:rsid w:val="00C64921"/>
    <w:rsid w:val="00C64B2D"/>
    <w:rsid w:val="00C655F9"/>
    <w:rsid w:val="00C65C1A"/>
    <w:rsid w:val="00C66486"/>
    <w:rsid w:val="00C6665D"/>
    <w:rsid w:val="00C6677D"/>
    <w:rsid w:val="00C66BBA"/>
    <w:rsid w:val="00C6706E"/>
    <w:rsid w:val="00C673F8"/>
    <w:rsid w:val="00C67A99"/>
    <w:rsid w:val="00C67AEE"/>
    <w:rsid w:val="00C70A2E"/>
    <w:rsid w:val="00C70BC6"/>
    <w:rsid w:val="00C7172A"/>
    <w:rsid w:val="00C71BB3"/>
    <w:rsid w:val="00C71EB7"/>
    <w:rsid w:val="00C721AF"/>
    <w:rsid w:val="00C72650"/>
    <w:rsid w:val="00C72C27"/>
    <w:rsid w:val="00C7305C"/>
    <w:rsid w:val="00C733A2"/>
    <w:rsid w:val="00C738C0"/>
    <w:rsid w:val="00C74372"/>
    <w:rsid w:val="00C74BEE"/>
    <w:rsid w:val="00C75F61"/>
    <w:rsid w:val="00C763A2"/>
    <w:rsid w:val="00C76415"/>
    <w:rsid w:val="00C76A13"/>
    <w:rsid w:val="00C76B27"/>
    <w:rsid w:val="00C76BC6"/>
    <w:rsid w:val="00C77769"/>
    <w:rsid w:val="00C77C00"/>
    <w:rsid w:val="00C80A35"/>
    <w:rsid w:val="00C81C35"/>
    <w:rsid w:val="00C81C5D"/>
    <w:rsid w:val="00C81D4C"/>
    <w:rsid w:val="00C81FB5"/>
    <w:rsid w:val="00C82159"/>
    <w:rsid w:val="00C823D4"/>
    <w:rsid w:val="00C823D5"/>
    <w:rsid w:val="00C825BB"/>
    <w:rsid w:val="00C82D4A"/>
    <w:rsid w:val="00C8330A"/>
    <w:rsid w:val="00C83803"/>
    <w:rsid w:val="00C8455F"/>
    <w:rsid w:val="00C847B8"/>
    <w:rsid w:val="00C8489D"/>
    <w:rsid w:val="00C84DF7"/>
    <w:rsid w:val="00C84E03"/>
    <w:rsid w:val="00C84FFA"/>
    <w:rsid w:val="00C856F3"/>
    <w:rsid w:val="00C85764"/>
    <w:rsid w:val="00C85913"/>
    <w:rsid w:val="00C8594E"/>
    <w:rsid w:val="00C85DCF"/>
    <w:rsid w:val="00C86B36"/>
    <w:rsid w:val="00C86C40"/>
    <w:rsid w:val="00C86F24"/>
    <w:rsid w:val="00C874FD"/>
    <w:rsid w:val="00C87956"/>
    <w:rsid w:val="00C87B59"/>
    <w:rsid w:val="00C87DEC"/>
    <w:rsid w:val="00C90088"/>
    <w:rsid w:val="00C90644"/>
    <w:rsid w:val="00C9074C"/>
    <w:rsid w:val="00C91139"/>
    <w:rsid w:val="00C9161D"/>
    <w:rsid w:val="00C91758"/>
    <w:rsid w:val="00C91E46"/>
    <w:rsid w:val="00C91F41"/>
    <w:rsid w:val="00C9217B"/>
    <w:rsid w:val="00C928B9"/>
    <w:rsid w:val="00C92AA0"/>
    <w:rsid w:val="00C9305A"/>
    <w:rsid w:val="00C934E0"/>
    <w:rsid w:val="00C9379C"/>
    <w:rsid w:val="00C93CE0"/>
    <w:rsid w:val="00C94046"/>
    <w:rsid w:val="00C94078"/>
    <w:rsid w:val="00C9448B"/>
    <w:rsid w:val="00C94798"/>
    <w:rsid w:val="00C955E8"/>
    <w:rsid w:val="00C95795"/>
    <w:rsid w:val="00C969DD"/>
    <w:rsid w:val="00C96B2A"/>
    <w:rsid w:val="00C97896"/>
    <w:rsid w:val="00CA06A1"/>
    <w:rsid w:val="00CA0C04"/>
    <w:rsid w:val="00CA0FD5"/>
    <w:rsid w:val="00CA1359"/>
    <w:rsid w:val="00CA151F"/>
    <w:rsid w:val="00CA1924"/>
    <w:rsid w:val="00CA19E8"/>
    <w:rsid w:val="00CA21D6"/>
    <w:rsid w:val="00CA26B1"/>
    <w:rsid w:val="00CA4180"/>
    <w:rsid w:val="00CA4195"/>
    <w:rsid w:val="00CA4230"/>
    <w:rsid w:val="00CA44B1"/>
    <w:rsid w:val="00CA46B8"/>
    <w:rsid w:val="00CA4713"/>
    <w:rsid w:val="00CA4BDC"/>
    <w:rsid w:val="00CA524F"/>
    <w:rsid w:val="00CA54B5"/>
    <w:rsid w:val="00CA5B7E"/>
    <w:rsid w:val="00CA6B40"/>
    <w:rsid w:val="00CA6CB8"/>
    <w:rsid w:val="00CA6EF8"/>
    <w:rsid w:val="00CA75A6"/>
    <w:rsid w:val="00CA7B1E"/>
    <w:rsid w:val="00CA7CED"/>
    <w:rsid w:val="00CA7E7D"/>
    <w:rsid w:val="00CAB2BE"/>
    <w:rsid w:val="00CB0135"/>
    <w:rsid w:val="00CB0189"/>
    <w:rsid w:val="00CB0A91"/>
    <w:rsid w:val="00CB0B17"/>
    <w:rsid w:val="00CB0FEF"/>
    <w:rsid w:val="00CB131B"/>
    <w:rsid w:val="00CB153A"/>
    <w:rsid w:val="00CB17D4"/>
    <w:rsid w:val="00CB1917"/>
    <w:rsid w:val="00CB1AF5"/>
    <w:rsid w:val="00CB227D"/>
    <w:rsid w:val="00CB2BF1"/>
    <w:rsid w:val="00CB2C5E"/>
    <w:rsid w:val="00CB4EC2"/>
    <w:rsid w:val="00CB5DBF"/>
    <w:rsid w:val="00CB6409"/>
    <w:rsid w:val="00CB6470"/>
    <w:rsid w:val="00CB65E0"/>
    <w:rsid w:val="00CB68DC"/>
    <w:rsid w:val="00CB6CC2"/>
    <w:rsid w:val="00CB7D8A"/>
    <w:rsid w:val="00CC08D4"/>
    <w:rsid w:val="00CC0AF5"/>
    <w:rsid w:val="00CC0B78"/>
    <w:rsid w:val="00CC185B"/>
    <w:rsid w:val="00CC1DD4"/>
    <w:rsid w:val="00CC1F7E"/>
    <w:rsid w:val="00CC228F"/>
    <w:rsid w:val="00CC2C6D"/>
    <w:rsid w:val="00CC2CAC"/>
    <w:rsid w:val="00CC2DFA"/>
    <w:rsid w:val="00CC312D"/>
    <w:rsid w:val="00CC36F4"/>
    <w:rsid w:val="00CC43C3"/>
    <w:rsid w:val="00CC4ABF"/>
    <w:rsid w:val="00CC4BA9"/>
    <w:rsid w:val="00CC4F9E"/>
    <w:rsid w:val="00CC56E2"/>
    <w:rsid w:val="00CC5825"/>
    <w:rsid w:val="00CC62A4"/>
    <w:rsid w:val="00CC6A46"/>
    <w:rsid w:val="00CC717E"/>
    <w:rsid w:val="00CC7645"/>
    <w:rsid w:val="00CD0BFC"/>
    <w:rsid w:val="00CD1DE4"/>
    <w:rsid w:val="00CD24C3"/>
    <w:rsid w:val="00CD24D1"/>
    <w:rsid w:val="00CD2DFB"/>
    <w:rsid w:val="00CD3114"/>
    <w:rsid w:val="00CD3341"/>
    <w:rsid w:val="00CD3DEF"/>
    <w:rsid w:val="00CD3EA9"/>
    <w:rsid w:val="00CD3EDB"/>
    <w:rsid w:val="00CD488A"/>
    <w:rsid w:val="00CD5503"/>
    <w:rsid w:val="00CD581D"/>
    <w:rsid w:val="00CD58BB"/>
    <w:rsid w:val="00CD595F"/>
    <w:rsid w:val="00CD59CD"/>
    <w:rsid w:val="00CD59F9"/>
    <w:rsid w:val="00CD633C"/>
    <w:rsid w:val="00CD642B"/>
    <w:rsid w:val="00CD6D49"/>
    <w:rsid w:val="00CD7530"/>
    <w:rsid w:val="00CE0975"/>
    <w:rsid w:val="00CE12A2"/>
    <w:rsid w:val="00CE1EEB"/>
    <w:rsid w:val="00CE2049"/>
    <w:rsid w:val="00CE3C67"/>
    <w:rsid w:val="00CE3E76"/>
    <w:rsid w:val="00CE4A9C"/>
    <w:rsid w:val="00CE5284"/>
    <w:rsid w:val="00CE529E"/>
    <w:rsid w:val="00CE5506"/>
    <w:rsid w:val="00CE56FD"/>
    <w:rsid w:val="00CE5BB2"/>
    <w:rsid w:val="00CE5EEB"/>
    <w:rsid w:val="00CE6899"/>
    <w:rsid w:val="00CE698B"/>
    <w:rsid w:val="00CE74EA"/>
    <w:rsid w:val="00CE7823"/>
    <w:rsid w:val="00CE7A95"/>
    <w:rsid w:val="00CE7EDA"/>
    <w:rsid w:val="00CEDFD1"/>
    <w:rsid w:val="00CF01B2"/>
    <w:rsid w:val="00CF0297"/>
    <w:rsid w:val="00CF10AB"/>
    <w:rsid w:val="00CF1978"/>
    <w:rsid w:val="00CF2623"/>
    <w:rsid w:val="00CF3080"/>
    <w:rsid w:val="00CF3E7B"/>
    <w:rsid w:val="00CF4A7D"/>
    <w:rsid w:val="00CF5129"/>
    <w:rsid w:val="00CF5476"/>
    <w:rsid w:val="00CF56BF"/>
    <w:rsid w:val="00CF58ED"/>
    <w:rsid w:val="00CF5A7A"/>
    <w:rsid w:val="00CF62EE"/>
    <w:rsid w:val="00CF6643"/>
    <w:rsid w:val="00CF69D3"/>
    <w:rsid w:val="00CF6C3C"/>
    <w:rsid w:val="00CF7683"/>
    <w:rsid w:val="00CF79CD"/>
    <w:rsid w:val="00CF7F3E"/>
    <w:rsid w:val="00D00F1A"/>
    <w:rsid w:val="00D00FB9"/>
    <w:rsid w:val="00D01696"/>
    <w:rsid w:val="00D01D3D"/>
    <w:rsid w:val="00D022D2"/>
    <w:rsid w:val="00D02892"/>
    <w:rsid w:val="00D02D88"/>
    <w:rsid w:val="00D02DB0"/>
    <w:rsid w:val="00D03591"/>
    <w:rsid w:val="00D035D2"/>
    <w:rsid w:val="00D03888"/>
    <w:rsid w:val="00D03B53"/>
    <w:rsid w:val="00D0492D"/>
    <w:rsid w:val="00D05870"/>
    <w:rsid w:val="00D05B35"/>
    <w:rsid w:val="00D061E7"/>
    <w:rsid w:val="00D065BF"/>
    <w:rsid w:val="00D06E48"/>
    <w:rsid w:val="00D0774A"/>
    <w:rsid w:val="00D07B56"/>
    <w:rsid w:val="00D07CB9"/>
    <w:rsid w:val="00D07EF0"/>
    <w:rsid w:val="00D100E3"/>
    <w:rsid w:val="00D106F5"/>
    <w:rsid w:val="00D1152C"/>
    <w:rsid w:val="00D12AC2"/>
    <w:rsid w:val="00D1377F"/>
    <w:rsid w:val="00D13A42"/>
    <w:rsid w:val="00D1488B"/>
    <w:rsid w:val="00D14C5E"/>
    <w:rsid w:val="00D14D56"/>
    <w:rsid w:val="00D14EAD"/>
    <w:rsid w:val="00D1628C"/>
    <w:rsid w:val="00D16517"/>
    <w:rsid w:val="00D16E6E"/>
    <w:rsid w:val="00D2056A"/>
    <w:rsid w:val="00D21568"/>
    <w:rsid w:val="00D2161E"/>
    <w:rsid w:val="00D216B4"/>
    <w:rsid w:val="00D21A8B"/>
    <w:rsid w:val="00D220F0"/>
    <w:rsid w:val="00D2220F"/>
    <w:rsid w:val="00D22845"/>
    <w:rsid w:val="00D22858"/>
    <w:rsid w:val="00D22893"/>
    <w:rsid w:val="00D22E6F"/>
    <w:rsid w:val="00D23086"/>
    <w:rsid w:val="00D2336A"/>
    <w:rsid w:val="00D235A5"/>
    <w:rsid w:val="00D23DE5"/>
    <w:rsid w:val="00D25681"/>
    <w:rsid w:val="00D259D7"/>
    <w:rsid w:val="00D26034"/>
    <w:rsid w:val="00D27C70"/>
    <w:rsid w:val="00D308F2"/>
    <w:rsid w:val="00D30DCC"/>
    <w:rsid w:val="00D31195"/>
    <w:rsid w:val="00D32800"/>
    <w:rsid w:val="00D32915"/>
    <w:rsid w:val="00D3345D"/>
    <w:rsid w:val="00D334D6"/>
    <w:rsid w:val="00D33F79"/>
    <w:rsid w:val="00D346AA"/>
    <w:rsid w:val="00D34AB4"/>
    <w:rsid w:val="00D34C27"/>
    <w:rsid w:val="00D34F9D"/>
    <w:rsid w:val="00D35A11"/>
    <w:rsid w:val="00D35D74"/>
    <w:rsid w:val="00D36882"/>
    <w:rsid w:val="00D3695A"/>
    <w:rsid w:val="00D37267"/>
    <w:rsid w:val="00D37B80"/>
    <w:rsid w:val="00D40084"/>
    <w:rsid w:val="00D400C9"/>
    <w:rsid w:val="00D405B5"/>
    <w:rsid w:val="00D4075B"/>
    <w:rsid w:val="00D41D46"/>
    <w:rsid w:val="00D41DA9"/>
    <w:rsid w:val="00D41FC0"/>
    <w:rsid w:val="00D42466"/>
    <w:rsid w:val="00D42851"/>
    <w:rsid w:val="00D42D38"/>
    <w:rsid w:val="00D44392"/>
    <w:rsid w:val="00D44631"/>
    <w:rsid w:val="00D45CEA"/>
    <w:rsid w:val="00D464A3"/>
    <w:rsid w:val="00D46C76"/>
    <w:rsid w:val="00D4749C"/>
    <w:rsid w:val="00D47870"/>
    <w:rsid w:val="00D47DB9"/>
    <w:rsid w:val="00D47F99"/>
    <w:rsid w:val="00D5023B"/>
    <w:rsid w:val="00D50419"/>
    <w:rsid w:val="00D507A4"/>
    <w:rsid w:val="00D50DEA"/>
    <w:rsid w:val="00D50FCC"/>
    <w:rsid w:val="00D51090"/>
    <w:rsid w:val="00D514B8"/>
    <w:rsid w:val="00D52388"/>
    <w:rsid w:val="00D531F1"/>
    <w:rsid w:val="00D536F9"/>
    <w:rsid w:val="00D53B72"/>
    <w:rsid w:val="00D53E81"/>
    <w:rsid w:val="00D54002"/>
    <w:rsid w:val="00D54163"/>
    <w:rsid w:val="00D54529"/>
    <w:rsid w:val="00D549C6"/>
    <w:rsid w:val="00D54ADE"/>
    <w:rsid w:val="00D552A0"/>
    <w:rsid w:val="00D5551E"/>
    <w:rsid w:val="00D55A73"/>
    <w:rsid w:val="00D55FBC"/>
    <w:rsid w:val="00D56FF0"/>
    <w:rsid w:val="00D57333"/>
    <w:rsid w:val="00D57999"/>
    <w:rsid w:val="00D6024A"/>
    <w:rsid w:val="00D60332"/>
    <w:rsid w:val="00D60B4D"/>
    <w:rsid w:val="00D61B93"/>
    <w:rsid w:val="00D61CCD"/>
    <w:rsid w:val="00D6267B"/>
    <w:rsid w:val="00D62E5A"/>
    <w:rsid w:val="00D63871"/>
    <w:rsid w:val="00D63922"/>
    <w:rsid w:val="00D64435"/>
    <w:rsid w:val="00D64D06"/>
    <w:rsid w:val="00D64DCC"/>
    <w:rsid w:val="00D65155"/>
    <w:rsid w:val="00D65341"/>
    <w:rsid w:val="00D66845"/>
    <w:rsid w:val="00D66882"/>
    <w:rsid w:val="00D678E7"/>
    <w:rsid w:val="00D67AA2"/>
    <w:rsid w:val="00D705A6"/>
    <w:rsid w:val="00D70EB1"/>
    <w:rsid w:val="00D70FEC"/>
    <w:rsid w:val="00D7178B"/>
    <w:rsid w:val="00D722A3"/>
    <w:rsid w:val="00D73080"/>
    <w:rsid w:val="00D74061"/>
    <w:rsid w:val="00D74273"/>
    <w:rsid w:val="00D742D2"/>
    <w:rsid w:val="00D7476A"/>
    <w:rsid w:val="00D74A02"/>
    <w:rsid w:val="00D74E49"/>
    <w:rsid w:val="00D75800"/>
    <w:rsid w:val="00D76A18"/>
    <w:rsid w:val="00D76CF5"/>
    <w:rsid w:val="00D772B1"/>
    <w:rsid w:val="00D801E7"/>
    <w:rsid w:val="00D8043A"/>
    <w:rsid w:val="00D80647"/>
    <w:rsid w:val="00D8099B"/>
    <w:rsid w:val="00D81574"/>
    <w:rsid w:val="00D824CE"/>
    <w:rsid w:val="00D8297F"/>
    <w:rsid w:val="00D82C9C"/>
    <w:rsid w:val="00D8362F"/>
    <w:rsid w:val="00D83BD3"/>
    <w:rsid w:val="00D83E97"/>
    <w:rsid w:val="00D84832"/>
    <w:rsid w:val="00D84CD0"/>
    <w:rsid w:val="00D84ED9"/>
    <w:rsid w:val="00D8506D"/>
    <w:rsid w:val="00D85203"/>
    <w:rsid w:val="00D85413"/>
    <w:rsid w:val="00D85A89"/>
    <w:rsid w:val="00D85F46"/>
    <w:rsid w:val="00D8662F"/>
    <w:rsid w:val="00D867D3"/>
    <w:rsid w:val="00D8731E"/>
    <w:rsid w:val="00D903AA"/>
    <w:rsid w:val="00D90421"/>
    <w:rsid w:val="00D914EF"/>
    <w:rsid w:val="00D91884"/>
    <w:rsid w:val="00D9188E"/>
    <w:rsid w:val="00D91B55"/>
    <w:rsid w:val="00D91C0E"/>
    <w:rsid w:val="00D91EDC"/>
    <w:rsid w:val="00D92731"/>
    <w:rsid w:val="00D9295D"/>
    <w:rsid w:val="00D92BD1"/>
    <w:rsid w:val="00D92FE8"/>
    <w:rsid w:val="00D930A8"/>
    <w:rsid w:val="00D93533"/>
    <w:rsid w:val="00D93729"/>
    <w:rsid w:val="00D9463B"/>
    <w:rsid w:val="00D94AE5"/>
    <w:rsid w:val="00D94CC7"/>
    <w:rsid w:val="00D95034"/>
    <w:rsid w:val="00D9514F"/>
    <w:rsid w:val="00D95953"/>
    <w:rsid w:val="00D95F10"/>
    <w:rsid w:val="00D97225"/>
    <w:rsid w:val="00DA026A"/>
    <w:rsid w:val="00DA0593"/>
    <w:rsid w:val="00DA0F7E"/>
    <w:rsid w:val="00DA1B12"/>
    <w:rsid w:val="00DA1B2D"/>
    <w:rsid w:val="00DA2514"/>
    <w:rsid w:val="00DA2A03"/>
    <w:rsid w:val="00DA35AA"/>
    <w:rsid w:val="00DA3C0B"/>
    <w:rsid w:val="00DA3CCA"/>
    <w:rsid w:val="00DA4645"/>
    <w:rsid w:val="00DA477C"/>
    <w:rsid w:val="00DA522E"/>
    <w:rsid w:val="00DA56B6"/>
    <w:rsid w:val="00DA5BC0"/>
    <w:rsid w:val="00DA6655"/>
    <w:rsid w:val="00DA6716"/>
    <w:rsid w:val="00DA694A"/>
    <w:rsid w:val="00DA6C8C"/>
    <w:rsid w:val="00DA7B28"/>
    <w:rsid w:val="00DB026D"/>
    <w:rsid w:val="00DB0483"/>
    <w:rsid w:val="00DB083C"/>
    <w:rsid w:val="00DB08F1"/>
    <w:rsid w:val="00DB0ABE"/>
    <w:rsid w:val="00DB0BC2"/>
    <w:rsid w:val="00DB0BDF"/>
    <w:rsid w:val="00DB10BF"/>
    <w:rsid w:val="00DB18D4"/>
    <w:rsid w:val="00DB1C2C"/>
    <w:rsid w:val="00DB1DF2"/>
    <w:rsid w:val="00DB2639"/>
    <w:rsid w:val="00DB2703"/>
    <w:rsid w:val="00DB2AFF"/>
    <w:rsid w:val="00DB338A"/>
    <w:rsid w:val="00DB3E17"/>
    <w:rsid w:val="00DB53D6"/>
    <w:rsid w:val="00DB5AC9"/>
    <w:rsid w:val="00DB641D"/>
    <w:rsid w:val="00DB75ED"/>
    <w:rsid w:val="00DB762D"/>
    <w:rsid w:val="00DC01C9"/>
    <w:rsid w:val="00DC0257"/>
    <w:rsid w:val="00DC04FC"/>
    <w:rsid w:val="00DC050E"/>
    <w:rsid w:val="00DC1298"/>
    <w:rsid w:val="00DC207E"/>
    <w:rsid w:val="00DC2324"/>
    <w:rsid w:val="00DC32C5"/>
    <w:rsid w:val="00DC34EB"/>
    <w:rsid w:val="00DC3BD7"/>
    <w:rsid w:val="00DC46EA"/>
    <w:rsid w:val="00DC4896"/>
    <w:rsid w:val="00DC4B67"/>
    <w:rsid w:val="00DC5BE2"/>
    <w:rsid w:val="00DC6450"/>
    <w:rsid w:val="00DC7FF7"/>
    <w:rsid w:val="00DD0598"/>
    <w:rsid w:val="00DD0980"/>
    <w:rsid w:val="00DD0CCC"/>
    <w:rsid w:val="00DD14BE"/>
    <w:rsid w:val="00DD1609"/>
    <w:rsid w:val="00DD17F6"/>
    <w:rsid w:val="00DD23AB"/>
    <w:rsid w:val="00DD2A96"/>
    <w:rsid w:val="00DD360D"/>
    <w:rsid w:val="00DD388D"/>
    <w:rsid w:val="00DD3EC3"/>
    <w:rsid w:val="00DD43F7"/>
    <w:rsid w:val="00DD47FB"/>
    <w:rsid w:val="00DD5048"/>
    <w:rsid w:val="00DD51D8"/>
    <w:rsid w:val="00DD53C9"/>
    <w:rsid w:val="00DD54D8"/>
    <w:rsid w:val="00DD551A"/>
    <w:rsid w:val="00DD6786"/>
    <w:rsid w:val="00DD6B36"/>
    <w:rsid w:val="00DD6DE5"/>
    <w:rsid w:val="00DD784F"/>
    <w:rsid w:val="00DE00DE"/>
    <w:rsid w:val="00DE06D1"/>
    <w:rsid w:val="00DE0C01"/>
    <w:rsid w:val="00DE0D7F"/>
    <w:rsid w:val="00DE0F82"/>
    <w:rsid w:val="00DE1517"/>
    <w:rsid w:val="00DE184F"/>
    <w:rsid w:val="00DE2A58"/>
    <w:rsid w:val="00DE2B20"/>
    <w:rsid w:val="00DE35F9"/>
    <w:rsid w:val="00DE3B75"/>
    <w:rsid w:val="00DE3D29"/>
    <w:rsid w:val="00DE4561"/>
    <w:rsid w:val="00DE4901"/>
    <w:rsid w:val="00DE4903"/>
    <w:rsid w:val="00DE4FCD"/>
    <w:rsid w:val="00DE57C1"/>
    <w:rsid w:val="00DE5C72"/>
    <w:rsid w:val="00DE5ED9"/>
    <w:rsid w:val="00DE61D9"/>
    <w:rsid w:val="00DE62D2"/>
    <w:rsid w:val="00DE688D"/>
    <w:rsid w:val="00DE68C5"/>
    <w:rsid w:val="00DE6DC5"/>
    <w:rsid w:val="00DE7164"/>
    <w:rsid w:val="00DE7E52"/>
    <w:rsid w:val="00DF0790"/>
    <w:rsid w:val="00DF08A3"/>
    <w:rsid w:val="00DF1705"/>
    <w:rsid w:val="00DF1F07"/>
    <w:rsid w:val="00DF2BFB"/>
    <w:rsid w:val="00DF2DE4"/>
    <w:rsid w:val="00DF2E0E"/>
    <w:rsid w:val="00DF3A70"/>
    <w:rsid w:val="00DF45BD"/>
    <w:rsid w:val="00DF517E"/>
    <w:rsid w:val="00DF51F7"/>
    <w:rsid w:val="00DF56D8"/>
    <w:rsid w:val="00DF56E5"/>
    <w:rsid w:val="00DF5A04"/>
    <w:rsid w:val="00DF7606"/>
    <w:rsid w:val="00DF7956"/>
    <w:rsid w:val="00E00720"/>
    <w:rsid w:val="00E00AE9"/>
    <w:rsid w:val="00E00B23"/>
    <w:rsid w:val="00E010B7"/>
    <w:rsid w:val="00E01613"/>
    <w:rsid w:val="00E01C95"/>
    <w:rsid w:val="00E0202E"/>
    <w:rsid w:val="00E039A2"/>
    <w:rsid w:val="00E03EA3"/>
    <w:rsid w:val="00E04414"/>
    <w:rsid w:val="00E045F0"/>
    <w:rsid w:val="00E0468F"/>
    <w:rsid w:val="00E04706"/>
    <w:rsid w:val="00E0477E"/>
    <w:rsid w:val="00E047D4"/>
    <w:rsid w:val="00E0486A"/>
    <w:rsid w:val="00E049DD"/>
    <w:rsid w:val="00E04F3C"/>
    <w:rsid w:val="00E04FAF"/>
    <w:rsid w:val="00E054E9"/>
    <w:rsid w:val="00E05CAB"/>
    <w:rsid w:val="00E05CBE"/>
    <w:rsid w:val="00E069BD"/>
    <w:rsid w:val="00E06AEF"/>
    <w:rsid w:val="00E06B2F"/>
    <w:rsid w:val="00E07029"/>
    <w:rsid w:val="00E10753"/>
    <w:rsid w:val="00E110FD"/>
    <w:rsid w:val="00E11582"/>
    <w:rsid w:val="00E11778"/>
    <w:rsid w:val="00E12021"/>
    <w:rsid w:val="00E12179"/>
    <w:rsid w:val="00E12540"/>
    <w:rsid w:val="00E129DB"/>
    <w:rsid w:val="00E13184"/>
    <w:rsid w:val="00E134C0"/>
    <w:rsid w:val="00E13678"/>
    <w:rsid w:val="00E136AA"/>
    <w:rsid w:val="00E137A6"/>
    <w:rsid w:val="00E14575"/>
    <w:rsid w:val="00E1524C"/>
    <w:rsid w:val="00E15495"/>
    <w:rsid w:val="00E15711"/>
    <w:rsid w:val="00E158CA"/>
    <w:rsid w:val="00E1644A"/>
    <w:rsid w:val="00E165BD"/>
    <w:rsid w:val="00E1660B"/>
    <w:rsid w:val="00E16E29"/>
    <w:rsid w:val="00E16F73"/>
    <w:rsid w:val="00E17482"/>
    <w:rsid w:val="00E1774F"/>
    <w:rsid w:val="00E179F1"/>
    <w:rsid w:val="00E17D28"/>
    <w:rsid w:val="00E17FC4"/>
    <w:rsid w:val="00E209F8"/>
    <w:rsid w:val="00E217E1"/>
    <w:rsid w:val="00E21C27"/>
    <w:rsid w:val="00E21CFE"/>
    <w:rsid w:val="00E2236A"/>
    <w:rsid w:val="00E2288C"/>
    <w:rsid w:val="00E22D5A"/>
    <w:rsid w:val="00E230FD"/>
    <w:rsid w:val="00E231B7"/>
    <w:rsid w:val="00E2442A"/>
    <w:rsid w:val="00E244EE"/>
    <w:rsid w:val="00E2477C"/>
    <w:rsid w:val="00E24B3A"/>
    <w:rsid w:val="00E25880"/>
    <w:rsid w:val="00E2643B"/>
    <w:rsid w:val="00E2658A"/>
    <w:rsid w:val="00E26BE3"/>
    <w:rsid w:val="00E26C5D"/>
    <w:rsid w:val="00E2741D"/>
    <w:rsid w:val="00E27F41"/>
    <w:rsid w:val="00E308D6"/>
    <w:rsid w:val="00E31822"/>
    <w:rsid w:val="00E3195F"/>
    <w:rsid w:val="00E32049"/>
    <w:rsid w:val="00E32184"/>
    <w:rsid w:val="00E325B8"/>
    <w:rsid w:val="00E32D68"/>
    <w:rsid w:val="00E3319D"/>
    <w:rsid w:val="00E341B0"/>
    <w:rsid w:val="00E34DE0"/>
    <w:rsid w:val="00E35195"/>
    <w:rsid w:val="00E3537B"/>
    <w:rsid w:val="00E353C9"/>
    <w:rsid w:val="00E3573D"/>
    <w:rsid w:val="00E35B54"/>
    <w:rsid w:val="00E35C6B"/>
    <w:rsid w:val="00E35EB5"/>
    <w:rsid w:val="00E3673C"/>
    <w:rsid w:val="00E36759"/>
    <w:rsid w:val="00E37BE7"/>
    <w:rsid w:val="00E414B1"/>
    <w:rsid w:val="00E4170D"/>
    <w:rsid w:val="00E41CD9"/>
    <w:rsid w:val="00E424A0"/>
    <w:rsid w:val="00E4295B"/>
    <w:rsid w:val="00E4327B"/>
    <w:rsid w:val="00E4338E"/>
    <w:rsid w:val="00E4340C"/>
    <w:rsid w:val="00E438CD"/>
    <w:rsid w:val="00E43961"/>
    <w:rsid w:val="00E440A7"/>
    <w:rsid w:val="00E44138"/>
    <w:rsid w:val="00E44CFE"/>
    <w:rsid w:val="00E44E35"/>
    <w:rsid w:val="00E44EAF"/>
    <w:rsid w:val="00E44F88"/>
    <w:rsid w:val="00E45134"/>
    <w:rsid w:val="00E453A8"/>
    <w:rsid w:val="00E45C56"/>
    <w:rsid w:val="00E45C67"/>
    <w:rsid w:val="00E46938"/>
    <w:rsid w:val="00E47889"/>
    <w:rsid w:val="00E504CD"/>
    <w:rsid w:val="00E50BE0"/>
    <w:rsid w:val="00E51838"/>
    <w:rsid w:val="00E51A47"/>
    <w:rsid w:val="00E51DB5"/>
    <w:rsid w:val="00E53395"/>
    <w:rsid w:val="00E533AC"/>
    <w:rsid w:val="00E533EB"/>
    <w:rsid w:val="00E5407C"/>
    <w:rsid w:val="00E5416A"/>
    <w:rsid w:val="00E54AE4"/>
    <w:rsid w:val="00E551C9"/>
    <w:rsid w:val="00E551FE"/>
    <w:rsid w:val="00E558F2"/>
    <w:rsid w:val="00E5608E"/>
    <w:rsid w:val="00E5639E"/>
    <w:rsid w:val="00E563BF"/>
    <w:rsid w:val="00E563EB"/>
    <w:rsid w:val="00E56652"/>
    <w:rsid w:val="00E56793"/>
    <w:rsid w:val="00E56D45"/>
    <w:rsid w:val="00E57B13"/>
    <w:rsid w:val="00E57B75"/>
    <w:rsid w:val="00E57FB1"/>
    <w:rsid w:val="00E6077E"/>
    <w:rsid w:val="00E60B33"/>
    <w:rsid w:val="00E61969"/>
    <w:rsid w:val="00E61BC0"/>
    <w:rsid w:val="00E61C9C"/>
    <w:rsid w:val="00E62448"/>
    <w:rsid w:val="00E62F34"/>
    <w:rsid w:val="00E636A8"/>
    <w:rsid w:val="00E645D7"/>
    <w:rsid w:val="00E646B5"/>
    <w:rsid w:val="00E64E44"/>
    <w:rsid w:val="00E65E95"/>
    <w:rsid w:val="00E66BCB"/>
    <w:rsid w:val="00E66DE7"/>
    <w:rsid w:val="00E676FF"/>
    <w:rsid w:val="00E67892"/>
    <w:rsid w:val="00E67C40"/>
    <w:rsid w:val="00E67FF9"/>
    <w:rsid w:val="00E7046E"/>
    <w:rsid w:val="00E70825"/>
    <w:rsid w:val="00E70A28"/>
    <w:rsid w:val="00E70D45"/>
    <w:rsid w:val="00E71035"/>
    <w:rsid w:val="00E71937"/>
    <w:rsid w:val="00E71D32"/>
    <w:rsid w:val="00E71E05"/>
    <w:rsid w:val="00E71E7A"/>
    <w:rsid w:val="00E72412"/>
    <w:rsid w:val="00E728C9"/>
    <w:rsid w:val="00E72E54"/>
    <w:rsid w:val="00E72EB8"/>
    <w:rsid w:val="00E73D65"/>
    <w:rsid w:val="00E73E8A"/>
    <w:rsid w:val="00E74B29"/>
    <w:rsid w:val="00E75374"/>
    <w:rsid w:val="00E753EA"/>
    <w:rsid w:val="00E7547E"/>
    <w:rsid w:val="00E75A7B"/>
    <w:rsid w:val="00E770D3"/>
    <w:rsid w:val="00E773B0"/>
    <w:rsid w:val="00E7771D"/>
    <w:rsid w:val="00E77974"/>
    <w:rsid w:val="00E80158"/>
    <w:rsid w:val="00E80399"/>
    <w:rsid w:val="00E80F10"/>
    <w:rsid w:val="00E80F45"/>
    <w:rsid w:val="00E81252"/>
    <w:rsid w:val="00E82405"/>
    <w:rsid w:val="00E8291F"/>
    <w:rsid w:val="00E82C87"/>
    <w:rsid w:val="00E84796"/>
    <w:rsid w:val="00E84874"/>
    <w:rsid w:val="00E84DDD"/>
    <w:rsid w:val="00E84EFA"/>
    <w:rsid w:val="00E854FA"/>
    <w:rsid w:val="00E855F8"/>
    <w:rsid w:val="00E856D6"/>
    <w:rsid w:val="00E85742"/>
    <w:rsid w:val="00E85A79"/>
    <w:rsid w:val="00E8613B"/>
    <w:rsid w:val="00E86739"/>
    <w:rsid w:val="00E86C0D"/>
    <w:rsid w:val="00E8720D"/>
    <w:rsid w:val="00E874D4"/>
    <w:rsid w:val="00E90E69"/>
    <w:rsid w:val="00E9147F"/>
    <w:rsid w:val="00E916B8"/>
    <w:rsid w:val="00E91994"/>
    <w:rsid w:val="00E91AD6"/>
    <w:rsid w:val="00E92360"/>
    <w:rsid w:val="00E92443"/>
    <w:rsid w:val="00E9294D"/>
    <w:rsid w:val="00E949D2"/>
    <w:rsid w:val="00E94F4B"/>
    <w:rsid w:val="00E94F9B"/>
    <w:rsid w:val="00E96E7A"/>
    <w:rsid w:val="00E970F6"/>
    <w:rsid w:val="00E9743D"/>
    <w:rsid w:val="00E978B9"/>
    <w:rsid w:val="00E97B40"/>
    <w:rsid w:val="00E97C43"/>
    <w:rsid w:val="00EA005C"/>
    <w:rsid w:val="00EA0073"/>
    <w:rsid w:val="00EA0710"/>
    <w:rsid w:val="00EA0B41"/>
    <w:rsid w:val="00EA0C9E"/>
    <w:rsid w:val="00EA1797"/>
    <w:rsid w:val="00EA208A"/>
    <w:rsid w:val="00EA2807"/>
    <w:rsid w:val="00EA2E9B"/>
    <w:rsid w:val="00EA2F5A"/>
    <w:rsid w:val="00EA356F"/>
    <w:rsid w:val="00EA37B4"/>
    <w:rsid w:val="00EA3975"/>
    <w:rsid w:val="00EA3E3C"/>
    <w:rsid w:val="00EA4D9A"/>
    <w:rsid w:val="00EA55B6"/>
    <w:rsid w:val="00EA5A80"/>
    <w:rsid w:val="00EA607F"/>
    <w:rsid w:val="00EA6B3B"/>
    <w:rsid w:val="00EA7195"/>
    <w:rsid w:val="00EA76FE"/>
    <w:rsid w:val="00EA7717"/>
    <w:rsid w:val="00EA77C5"/>
    <w:rsid w:val="00EA79DE"/>
    <w:rsid w:val="00EA7C12"/>
    <w:rsid w:val="00EA7D55"/>
    <w:rsid w:val="00EA7FA5"/>
    <w:rsid w:val="00EB0283"/>
    <w:rsid w:val="00EB07B9"/>
    <w:rsid w:val="00EB1115"/>
    <w:rsid w:val="00EB166F"/>
    <w:rsid w:val="00EB1D85"/>
    <w:rsid w:val="00EB2064"/>
    <w:rsid w:val="00EB20AA"/>
    <w:rsid w:val="00EB240D"/>
    <w:rsid w:val="00EB2E23"/>
    <w:rsid w:val="00EB2F21"/>
    <w:rsid w:val="00EB32D4"/>
    <w:rsid w:val="00EB3A8F"/>
    <w:rsid w:val="00EB3D71"/>
    <w:rsid w:val="00EB47E6"/>
    <w:rsid w:val="00EB541D"/>
    <w:rsid w:val="00EB5571"/>
    <w:rsid w:val="00EB5804"/>
    <w:rsid w:val="00EB6FC1"/>
    <w:rsid w:val="00EC0560"/>
    <w:rsid w:val="00EC13FB"/>
    <w:rsid w:val="00EC1F9A"/>
    <w:rsid w:val="00EC21A1"/>
    <w:rsid w:val="00EC2B0F"/>
    <w:rsid w:val="00EC2B1A"/>
    <w:rsid w:val="00EC309C"/>
    <w:rsid w:val="00EC38F9"/>
    <w:rsid w:val="00EC44B5"/>
    <w:rsid w:val="00EC4782"/>
    <w:rsid w:val="00EC47E5"/>
    <w:rsid w:val="00EC5706"/>
    <w:rsid w:val="00EC5A71"/>
    <w:rsid w:val="00EC5E37"/>
    <w:rsid w:val="00EC62F8"/>
    <w:rsid w:val="00EC66E4"/>
    <w:rsid w:val="00EC6878"/>
    <w:rsid w:val="00EC6979"/>
    <w:rsid w:val="00EC6C74"/>
    <w:rsid w:val="00EC6F58"/>
    <w:rsid w:val="00EC72D8"/>
    <w:rsid w:val="00EC7456"/>
    <w:rsid w:val="00EC7EE5"/>
    <w:rsid w:val="00ED0854"/>
    <w:rsid w:val="00ED1436"/>
    <w:rsid w:val="00ED1A16"/>
    <w:rsid w:val="00ED1BC2"/>
    <w:rsid w:val="00ED1BF9"/>
    <w:rsid w:val="00ED26B8"/>
    <w:rsid w:val="00ED288A"/>
    <w:rsid w:val="00ED2CB4"/>
    <w:rsid w:val="00ED3006"/>
    <w:rsid w:val="00ED30A3"/>
    <w:rsid w:val="00ED364C"/>
    <w:rsid w:val="00ED3965"/>
    <w:rsid w:val="00ED3BD3"/>
    <w:rsid w:val="00ED427D"/>
    <w:rsid w:val="00ED4BF8"/>
    <w:rsid w:val="00ED4EB1"/>
    <w:rsid w:val="00ED5678"/>
    <w:rsid w:val="00ED6355"/>
    <w:rsid w:val="00ED652F"/>
    <w:rsid w:val="00ED65B6"/>
    <w:rsid w:val="00ED743A"/>
    <w:rsid w:val="00ED7CDA"/>
    <w:rsid w:val="00EE0475"/>
    <w:rsid w:val="00EE0F94"/>
    <w:rsid w:val="00EE1260"/>
    <w:rsid w:val="00EE1729"/>
    <w:rsid w:val="00EE1AAA"/>
    <w:rsid w:val="00EE223B"/>
    <w:rsid w:val="00EE22DD"/>
    <w:rsid w:val="00EE22E9"/>
    <w:rsid w:val="00EE2380"/>
    <w:rsid w:val="00EE23B1"/>
    <w:rsid w:val="00EE26A7"/>
    <w:rsid w:val="00EE29A8"/>
    <w:rsid w:val="00EE2BDA"/>
    <w:rsid w:val="00EE3288"/>
    <w:rsid w:val="00EE34E7"/>
    <w:rsid w:val="00EE365C"/>
    <w:rsid w:val="00EE3A4E"/>
    <w:rsid w:val="00EE40F4"/>
    <w:rsid w:val="00EE490C"/>
    <w:rsid w:val="00EE49F8"/>
    <w:rsid w:val="00EE4B47"/>
    <w:rsid w:val="00EE5339"/>
    <w:rsid w:val="00EE553C"/>
    <w:rsid w:val="00EE5EF9"/>
    <w:rsid w:val="00EE65DB"/>
    <w:rsid w:val="00EE7434"/>
    <w:rsid w:val="00EE7456"/>
    <w:rsid w:val="00EE7A72"/>
    <w:rsid w:val="00EE7ADB"/>
    <w:rsid w:val="00EE7DA4"/>
    <w:rsid w:val="00EF009D"/>
    <w:rsid w:val="00EF0A76"/>
    <w:rsid w:val="00EF0AF2"/>
    <w:rsid w:val="00EF0E78"/>
    <w:rsid w:val="00EF0F47"/>
    <w:rsid w:val="00EF1137"/>
    <w:rsid w:val="00EF13C1"/>
    <w:rsid w:val="00EF14D9"/>
    <w:rsid w:val="00EF179E"/>
    <w:rsid w:val="00EF1CB5"/>
    <w:rsid w:val="00EF1CD0"/>
    <w:rsid w:val="00EF1EAB"/>
    <w:rsid w:val="00EF24B9"/>
    <w:rsid w:val="00EF2C35"/>
    <w:rsid w:val="00EF2D59"/>
    <w:rsid w:val="00EF2EB8"/>
    <w:rsid w:val="00EF4C7F"/>
    <w:rsid w:val="00EF4CED"/>
    <w:rsid w:val="00EF4E30"/>
    <w:rsid w:val="00EF52E4"/>
    <w:rsid w:val="00EF551A"/>
    <w:rsid w:val="00EF55FD"/>
    <w:rsid w:val="00EF5A16"/>
    <w:rsid w:val="00EF64EC"/>
    <w:rsid w:val="00EF6811"/>
    <w:rsid w:val="00EF6847"/>
    <w:rsid w:val="00EF6D55"/>
    <w:rsid w:val="00EF6D89"/>
    <w:rsid w:val="00EF73B7"/>
    <w:rsid w:val="00F006CC"/>
    <w:rsid w:val="00F00E01"/>
    <w:rsid w:val="00F00F26"/>
    <w:rsid w:val="00F01184"/>
    <w:rsid w:val="00F01448"/>
    <w:rsid w:val="00F02544"/>
    <w:rsid w:val="00F027A7"/>
    <w:rsid w:val="00F02E0B"/>
    <w:rsid w:val="00F036C1"/>
    <w:rsid w:val="00F038FB"/>
    <w:rsid w:val="00F0394D"/>
    <w:rsid w:val="00F03DF8"/>
    <w:rsid w:val="00F047FE"/>
    <w:rsid w:val="00F04DA8"/>
    <w:rsid w:val="00F05530"/>
    <w:rsid w:val="00F05769"/>
    <w:rsid w:val="00F05797"/>
    <w:rsid w:val="00F05AE6"/>
    <w:rsid w:val="00F05C33"/>
    <w:rsid w:val="00F05F22"/>
    <w:rsid w:val="00F0607B"/>
    <w:rsid w:val="00F06080"/>
    <w:rsid w:val="00F06470"/>
    <w:rsid w:val="00F06D6A"/>
    <w:rsid w:val="00F074E9"/>
    <w:rsid w:val="00F076AD"/>
    <w:rsid w:val="00F0792E"/>
    <w:rsid w:val="00F11239"/>
    <w:rsid w:val="00F126D1"/>
    <w:rsid w:val="00F134DB"/>
    <w:rsid w:val="00F1369E"/>
    <w:rsid w:val="00F13A28"/>
    <w:rsid w:val="00F13A95"/>
    <w:rsid w:val="00F13D12"/>
    <w:rsid w:val="00F13F50"/>
    <w:rsid w:val="00F1406A"/>
    <w:rsid w:val="00F14DEC"/>
    <w:rsid w:val="00F15012"/>
    <w:rsid w:val="00F15064"/>
    <w:rsid w:val="00F154BD"/>
    <w:rsid w:val="00F159FF"/>
    <w:rsid w:val="00F15EDC"/>
    <w:rsid w:val="00F17E6A"/>
    <w:rsid w:val="00F17FC6"/>
    <w:rsid w:val="00F209D8"/>
    <w:rsid w:val="00F2164C"/>
    <w:rsid w:val="00F21F8E"/>
    <w:rsid w:val="00F22CA3"/>
    <w:rsid w:val="00F22D62"/>
    <w:rsid w:val="00F23189"/>
    <w:rsid w:val="00F23BEB"/>
    <w:rsid w:val="00F23BF7"/>
    <w:rsid w:val="00F2478C"/>
    <w:rsid w:val="00F25166"/>
    <w:rsid w:val="00F25CC2"/>
    <w:rsid w:val="00F25D43"/>
    <w:rsid w:val="00F26016"/>
    <w:rsid w:val="00F26148"/>
    <w:rsid w:val="00F262FD"/>
    <w:rsid w:val="00F26A83"/>
    <w:rsid w:val="00F26EA3"/>
    <w:rsid w:val="00F26F4E"/>
    <w:rsid w:val="00F26F74"/>
    <w:rsid w:val="00F27283"/>
    <w:rsid w:val="00F272DC"/>
    <w:rsid w:val="00F301B4"/>
    <w:rsid w:val="00F306A4"/>
    <w:rsid w:val="00F30E5E"/>
    <w:rsid w:val="00F32130"/>
    <w:rsid w:val="00F323A3"/>
    <w:rsid w:val="00F32EC7"/>
    <w:rsid w:val="00F33573"/>
    <w:rsid w:val="00F33EDA"/>
    <w:rsid w:val="00F341F8"/>
    <w:rsid w:val="00F3458F"/>
    <w:rsid w:val="00F34839"/>
    <w:rsid w:val="00F35832"/>
    <w:rsid w:val="00F358B8"/>
    <w:rsid w:val="00F369B7"/>
    <w:rsid w:val="00F36FBD"/>
    <w:rsid w:val="00F375DA"/>
    <w:rsid w:val="00F37F2A"/>
    <w:rsid w:val="00F37F97"/>
    <w:rsid w:val="00F404D6"/>
    <w:rsid w:val="00F41153"/>
    <w:rsid w:val="00F41D8B"/>
    <w:rsid w:val="00F424D3"/>
    <w:rsid w:val="00F42A9A"/>
    <w:rsid w:val="00F42F12"/>
    <w:rsid w:val="00F430EE"/>
    <w:rsid w:val="00F43314"/>
    <w:rsid w:val="00F437FE"/>
    <w:rsid w:val="00F43A1F"/>
    <w:rsid w:val="00F45002"/>
    <w:rsid w:val="00F46C39"/>
    <w:rsid w:val="00F47F77"/>
    <w:rsid w:val="00F506CF"/>
    <w:rsid w:val="00F50A44"/>
    <w:rsid w:val="00F50ACD"/>
    <w:rsid w:val="00F52AE3"/>
    <w:rsid w:val="00F530EC"/>
    <w:rsid w:val="00F53567"/>
    <w:rsid w:val="00F535F3"/>
    <w:rsid w:val="00F53E84"/>
    <w:rsid w:val="00F53FFC"/>
    <w:rsid w:val="00F54BB7"/>
    <w:rsid w:val="00F55672"/>
    <w:rsid w:val="00F55C97"/>
    <w:rsid w:val="00F56076"/>
    <w:rsid w:val="00F56330"/>
    <w:rsid w:val="00F564F4"/>
    <w:rsid w:val="00F565E5"/>
    <w:rsid w:val="00F5671C"/>
    <w:rsid w:val="00F56864"/>
    <w:rsid w:val="00F56D71"/>
    <w:rsid w:val="00F57212"/>
    <w:rsid w:val="00F5758B"/>
    <w:rsid w:val="00F5782D"/>
    <w:rsid w:val="00F57CBA"/>
    <w:rsid w:val="00F601DA"/>
    <w:rsid w:val="00F604B2"/>
    <w:rsid w:val="00F607F4"/>
    <w:rsid w:val="00F61238"/>
    <w:rsid w:val="00F617DF"/>
    <w:rsid w:val="00F61AE1"/>
    <w:rsid w:val="00F61BC7"/>
    <w:rsid w:val="00F61DDF"/>
    <w:rsid w:val="00F61E68"/>
    <w:rsid w:val="00F623F5"/>
    <w:rsid w:val="00F6276D"/>
    <w:rsid w:val="00F62884"/>
    <w:rsid w:val="00F62BFE"/>
    <w:rsid w:val="00F62FBA"/>
    <w:rsid w:val="00F637F7"/>
    <w:rsid w:val="00F63AF7"/>
    <w:rsid w:val="00F64FA6"/>
    <w:rsid w:val="00F65292"/>
    <w:rsid w:val="00F6588F"/>
    <w:rsid w:val="00F65B00"/>
    <w:rsid w:val="00F66220"/>
    <w:rsid w:val="00F66672"/>
    <w:rsid w:val="00F6752E"/>
    <w:rsid w:val="00F67BAF"/>
    <w:rsid w:val="00F67E55"/>
    <w:rsid w:val="00F67EE0"/>
    <w:rsid w:val="00F70739"/>
    <w:rsid w:val="00F71576"/>
    <w:rsid w:val="00F72765"/>
    <w:rsid w:val="00F730C1"/>
    <w:rsid w:val="00F7312F"/>
    <w:rsid w:val="00F73BDE"/>
    <w:rsid w:val="00F73DB0"/>
    <w:rsid w:val="00F73FCF"/>
    <w:rsid w:val="00F73FEA"/>
    <w:rsid w:val="00F74025"/>
    <w:rsid w:val="00F74C1E"/>
    <w:rsid w:val="00F75177"/>
    <w:rsid w:val="00F751AC"/>
    <w:rsid w:val="00F7583B"/>
    <w:rsid w:val="00F75972"/>
    <w:rsid w:val="00F75B1F"/>
    <w:rsid w:val="00F75B32"/>
    <w:rsid w:val="00F75FBE"/>
    <w:rsid w:val="00F762C9"/>
    <w:rsid w:val="00F769DD"/>
    <w:rsid w:val="00F7758A"/>
    <w:rsid w:val="00F800BF"/>
    <w:rsid w:val="00F80824"/>
    <w:rsid w:val="00F8300B"/>
    <w:rsid w:val="00F834A6"/>
    <w:rsid w:val="00F83B5F"/>
    <w:rsid w:val="00F83C6F"/>
    <w:rsid w:val="00F83E44"/>
    <w:rsid w:val="00F84760"/>
    <w:rsid w:val="00F84853"/>
    <w:rsid w:val="00F84F69"/>
    <w:rsid w:val="00F85953"/>
    <w:rsid w:val="00F85E7B"/>
    <w:rsid w:val="00F86686"/>
    <w:rsid w:val="00F8757A"/>
    <w:rsid w:val="00F87C6F"/>
    <w:rsid w:val="00F87C7C"/>
    <w:rsid w:val="00F87F3C"/>
    <w:rsid w:val="00F910CF"/>
    <w:rsid w:val="00F911F1"/>
    <w:rsid w:val="00F9187B"/>
    <w:rsid w:val="00F91A1E"/>
    <w:rsid w:val="00F91ABF"/>
    <w:rsid w:val="00F91DE7"/>
    <w:rsid w:val="00F92259"/>
    <w:rsid w:val="00F92357"/>
    <w:rsid w:val="00F93106"/>
    <w:rsid w:val="00F93D30"/>
    <w:rsid w:val="00F942D4"/>
    <w:rsid w:val="00F94428"/>
    <w:rsid w:val="00F94FE9"/>
    <w:rsid w:val="00F9528F"/>
    <w:rsid w:val="00F95A6B"/>
    <w:rsid w:val="00F95CCE"/>
    <w:rsid w:val="00F95D68"/>
    <w:rsid w:val="00F95E31"/>
    <w:rsid w:val="00F96752"/>
    <w:rsid w:val="00F96910"/>
    <w:rsid w:val="00F96EBE"/>
    <w:rsid w:val="00F9792B"/>
    <w:rsid w:val="00F97953"/>
    <w:rsid w:val="00FA00A8"/>
    <w:rsid w:val="00FA0F1C"/>
    <w:rsid w:val="00FA1961"/>
    <w:rsid w:val="00FA2260"/>
    <w:rsid w:val="00FA24AA"/>
    <w:rsid w:val="00FA3217"/>
    <w:rsid w:val="00FA33CD"/>
    <w:rsid w:val="00FA342C"/>
    <w:rsid w:val="00FA4018"/>
    <w:rsid w:val="00FA45C6"/>
    <w:rsid w:val="00FA467C"/>
    <w:rsid w:val="00FA4C97"/>
    <w:rsid w:val="00FA4D82"/>
    <w:rsid w:val="00FA5498"/>
    <w:rsid w:val="00FA5DE2"/>
    <w:rsid w:val="00FA61A3"/>
    <w:rsid w:val="00FA64BC"/>
    <w:rsid w:val="00FA6516"/>
    <w:rsid w:val="00FA6881"/>
    <w:rsid w:val="00FA6943"/>
    <w:rsid w:val="00FA7585"/>
    <w:rsid w:val="00FA76EA"/>
    <w:rsid w:val="00FA7954"/>
    <w:rsid w:val="00FB057C"/>
    <w:rsid w:val="00FB068D"/>
    <w:rsid w:val="00FB09D6"/>
    <w:rsid w:val="00FB0A11"/>
    <w:rsid w:val="00FB116B"/>
    <w:rsid w:val="00FB14DC"/>
    <w:rsid w:val="00FB1A5D"/>
    <w:rsid w:val="00FB1BB7"/>
    <w:rsid w:val="00FB2462"/>
    <w:rsid w:val="00FB2C83"/>
    <w:rsid w:val="00FB3964"/>
    <w:rsid w:val="00FB39CD"/>
    <w:rsid w:val="00FB44C4"/>
    <w:rsid w:val="00FB4E07"/>
    <w:rsid w:val="00FB4ECD"/>
    <w:rsid w:val="00FB5341"/>
    <w:rsid w:val="00FB56D5"/>
    <w:rsid w:val="00FB6B6E"/>
    <w:rsid w:val="00FB728F"/>
    <w:rsid w:val="00FB76AF"/>
    <w:rsid w:val="00FB777D"/>
    <w:rsid w:val="00FB7B13"/>
    <w:rsid w:val="00FB7E28"/>
    <w:rsid w:val="00FB7EDE"/>
    <w:rsid w:val="00FC0743"/>
    <w:rsid w:val="00FC0D17"/>
    <w:rsid w:val="00FC1D6B"/>
    <w:rsid w:val="00FC24C3"/>
    <w:rsid w:val="00FC2648"/>
    <w:rsid w:val="00FC287D"/>
    <w:rsid w:val="00FC2930"/>
    <w:rsid w:val="00FC2B9A"/>
    <w:rsid w:val="00FC2F09"/>
    <w:rsid w:val="00FC3652"/>
    <w:rsid w:val="00FC36B6"/>
    <w:rsid w:val="00FC37FB"/>
    <w:rsid w:val="00FC3C04"/>
    <w:rsid w:val="00FC3EFD"/>
    <w:rsid w:val="00FC3FB9"/>
    <w:rsid w:val="00FC492F"/>
    <w:rsid w:val="00FC4F9D"/>
    <w:rsid w:val="00FC5118"/>
    <w:rsid w:val="00FC51AB"/>
    <w:rsid w:val="00FC5330"/>
    <w:rsid w:val="00FC54EC"/>
    <w:rsid w:val="00FC5DA6"/>
    <w:rsid w:val="00FC681F"/>
    <w:rsid w:val="00FC6DED"/>
    <w:rsid w:val="00FC6FF5"/>
    <w:rsid w:val="00FC7437"/>
    <w:rsid w:val="00FC75AA"/>
    <w:rsid w:val="00FC7B69"/>
    <w:rsid w:val="00FD0199"/>
    <w:rsid w:val="00FD0863"/>
    <w:rsid w:val="00FD095E"/>
    <w:rsid w:val="00FD17AA"/>
    <w:rsid w:val="00FD18A0"/>
    <w:rsid w:val="00FD1D36"/>
    <w:rsid w:val="00FD1F04"/>
    <w:rsid w:val="00FD22FC"/>
    <w:rsid w:val="00FD249D"/>
    <w:rsid w:val="00FD26C8"/>
    <w:rsid w:val="00FD2E5C"/>
    <w:rsid w:val="00FD2F85"/>
    <w:rsid w:val="00FD3291"/>
    <w:rsid w:val="00FD33C4"/>
    <w:rsid w:val="00FD379C"/>
    <w:rsid w:val="00FD3B44"/>
    <w:rsid w:val="00FD4075"/>
    <w:rsid w:val="00FD4AA9"/>
    <w:rsid w:val="00FD507D"/>
    <w:rsid w:val="00FD543F"/>
    <w:rsid w:val="00FD56DD"/>
    <w:rsid w:val="00FD61AC"/>
    <w:rsid w:val="00FD649F"/>
    <w:rsid w:val="00FD6681"/>
    <w:rsid w:val="00FD66DC"/>
    <w:rsid w:val="00FD726A"/>
    <w:rsid w:val="00FD78D1"/>
    <w:rsid w:val="00FE0BFE"/>
    <w:rsid w:val="00FE0CE7"/>
    <w:rsid w:val="00FE18BF"/>
    <w:rsid w:val="00FE1B91"/>
    <w:rsid w:val="00FE1C66"/>
    <w:rsid w:val="00FE21D8"/>
    <w:rsid w:val="00FE23E0"/>
    <w:rsid w:val="00FE2E21"/>
    <w:rsid w:val="00FE2E51"/>
    <w:rsid w:val="00FE31FB"/>
    <w:rsid w:val="00FE34DE"/>
    <w:rsid w:val="00FE3A1A"/>
    <w:rsid w:val="00FE3E73"/>
    <w:rsid w:val="00FE5E2F"/>
    <w:rsid w:val="00FE5EA0"/>
    <w:rsid w:val="00FE60E9"/>
    <w:rsid w:val="00FE615B"/>
    <w:rsid w:val="00FE66E8"/>
    <w:rsid w:val="00FE7BA3"/>
    <w:rsid w:val="00FE7C75"/>
    <w:rsid w:val="00FF021E"/>
    <w:rsid w:val="00FF1441"/>
    <w:rsid w:val="00FF1B0D"/>
    <w:rsid w:val="00FF2072"/>
    <w:rsid w:val="00FF253A"/>
    <w:rsid w:val="00FF32F4"/>
    <w:rsid w:val="00FF35C2"/>
    <w:rsid w:val="00FF3B90"/>
    <w:rsid w:val="00FF47EE"/>
    <w:rsid w:val="00FF48C2"/>
    <w:rsid w:val="00FF4FCD"/>
    <w:rsid w:val="00FF5291"/>
    <w:rsid w:val="00FF5D82"/>
    <w:rsid w:val="00FF688D"/>
    <w:rsid w:val="00FF713D"/>
    <w:rsid w:val="00FF7ED9"/>
    <w:rsid w:val="00FF7FBB"/>
    <w:rsid w:val="0101FA03"/>
    <w:rsid w:val="0107B9FD"/>
    <w:rsid w:val="0114D418"/>
    <w:rsid w:val="011C1FB8"/>
    <w:rsid w:val="012B8702"/>
    <w:rsid w:val="012BE2D8"/>
    <w:rsid w:val="012EEF6A"/>
    <w:rsid w:val="014083E9"/>
    <w:rsid w:val="01505098"/>
    <w:rsid w:val="015C5245"/>
    <w:rsid w:val="01818A49"/>
    <w:rsid w:val="01877680"/>
    <w:rsid w:val="019AB252"/>
    <w:rsid w:val="019E04C2"/>
    <w:rsid w:val="01E0CCB3"/>
    <w:rsid w:val="01F00CD7"/>
    <w:rsid w:val="01F48A9E"/>
    <w:rsid w:val="01FDA974"/>
    <w:rsid w:val="02059A6D"/>
    <w:rsid w:val="02177DE7"/>
    <w:rsid w:val="022A1A21"/>
    <w:rsid w:val="0243FE1A"/>
    <w:rsid w:val="02480D5A"/>
    <w:rsid w:val="024C6CD1"/>
    <w:rsid w:val="026D51B4"/>
    <w:rsid w:val="02877C1B"/>
    <w:rsid w:val="029E40BA"/>
    <w:rsid w:val="02BBCFC6"/>
    <w:rsid w:val="02D86BB1"/>
    <w:rsid w:val="02F27244"/>
    <w:rsid w:val="02F6FECF"/>
    <w:rsid w:val="032231EF"/>
    <w:rsid w:val="03504D50"/>
    <w:rsid w:val="036A5B6F"/>
    <w:rsid w:val="037D6F2F"/>
    <w:rsid w:val="0388060B"/>
    <w:rsid w:val="03AC0901"/>
    <w:rsid w:val="03B257A5"/>
    <w:rsid w:val="03C10AE8"/>
    <w:rsid w:val="03C22FBC"/>
    <w:rsid w:val="03D86095"/>
    <w:rsid w:val="03D90DC5"/>
    <w:rsid w:val="03DC9C98"/>
    <w:rsid w:val="03DCC1B9"/>
    <w:rsid w:val="03DD0B89"/>
    <w:rsid w:val="03DD878B"/>
    <w:rsid w:val="03EB6103"/>
    <w:rsid w:val="03FC692A"/>
    <w:rsid w:val="040A148B"/>
    <w:rsid w:val="04121F33"/>
    <w:rsid w:val="0415D31F"/>
    <w:rsid w:val="0417A21F"/>
    <w:rsid w:val="0437AFAE"/>
    <w:rsid w:val="044A491B"/>
    <w:rsid w:val="04592B4A"/>
    <w:rsid w:val="046DC3FB"/>
    <w:rsid w:val="048516CD"/>
    <w:rsid w:val="04BD547A"/>
    <w:rsid w:val="04DFE416"/>
    <w:rsid w:val="04EE3B9E"/>
    <w:rsid w:val="04F7BC9E"/>
    <w:rsid w:val="04FF1A30"/>
    <w:rsid w:val="051C902A"/>
    <w:rsid w:val="0528E6C6"/>
    <w:rsid w:val="052B8881"/>
    <w:rsid w:val="053B1E87"/>
    <w:rsid w:val="0543FDDD"/>
    <w:rsid w:val="05875CA0"/>
    <w:rsid w:val="0587FEAD"/>
    <w:rsid w:val="0590C76F"/>
    <w:rsid w:val="059D5425"/>
    <w:rsid w:val="05A3D150"/>
    <w:rsid w:val="05B433C6"/>
    <w:rsid w:val="05B55915"/>
    <w:rsid w:val="05B5842C"/>
    <w:rsid w:val="05C3DCD9"/>
    <w:rsid w:val="05C7BB00"/>
    <w:rsid w:val="05CB7DB2"/>
    <w:rsid w:val="05F2A4C7"/>
    <w:rsid w:val="05F9BF58"/>
    <w:rsid w:val="060A0B49"/>
    <w:rsid w:val="0611FA30"/>
    <w:rsid w:val="061CC2F8"/>
    <w:rsid w:val="06248A25"/>
    <w:rsid w:val="0630F1A1"/>
    <w:rsid w:val="06389772"/>
    <w:rsid w:val="065208F3"/>
    <w:rsid w:val="0658194D"/>
    <w:rsid w:val="06646A2F"/>
    <w:rsid w:val="0679493C"/>
    <w:rsid w:val="068BE678"/>
    <w:rsid w:val="06DC3BCF"/>
    <w:rsid w:val="06E985C1"/>
    <w:rsid w:val="06EF2278"/>
    <w:rsid w:val="072EC194"/>
    <w:rsid w:val="0735A0BC"/>
    <w:rsid w:val="0744B3D7"/>
    <w:rsid w:val="075EC737"/>
    <w:rsid w:val="075FDFBE"/>
    <w:rsid w:val="076CB8E0"/>
    <w:rsid w:val="07706CA8"/>
    <w:rsid w:val="0799A728"/>
    <w:rsid w:val="079D61B6"/>
    <w:rsid w:val="07BD67F3"/>
    <w:rsid w:val="07D1A2F4"/>
    <w:rsid w:val="07DE6177"/>
    <w:rsid w:val="07E74A40"/>
    <w:rsid w:val="07F5CA31"/>
    <w:rsid w:val="08366AAA"/>
    <w:rsid w:val="084EA304"/>
    <w:rsid w:val="0866D0D9"/>
    <w:rsid w:val="086813AB"/>
    <w:rsid w:val="0870619E"/>
    <w:rsid w:val="087222BC"/>
    <w:rsid w:val="08765DEF"/>
    <w:rsid w:val="0896AFF2"/>
    <w:rsid w:val="089AFE67"/>
    <w:rsid w:val="08AE6E4E"/>
    <w:rsid w:val="08B7C354"/>
    <w:rsid w:val="08C06014"/>
    <w:rsid w:val="08D1BAEF"/>
    <w:rsid w:val="08D61050"/>
    <w:rsid w:val="08DCCB0D"/>
    <w:rsid w:val="08E69506"/>
    <w:rsid w:val="092FE255"/>
    <w:rsid w:val="09321A85"/>
    <w:rsid w:val="09341893"/>
    <w:rsid w:val="093A8741"/>
    <w:rsid w:val="0947F7E7"/>
    <w:rsid w:val="09543A7B"/>
    <w:rsid w:val="09748358"/>
    <w:rsid w:val="09791CFD"/>
    <w:rsid w:val="09ACB9DB"/>
    <w:rsid w:val="09DF3D01"/>
    <w:rsid w:val="0A25B665"/>
    <w:rsid w:val="0A2C0F1B"/>
    <w:rsid w:val="0A576DF5"/>
    <w:rsid w:val="0A7887D2"/>
    <w:rsid w:val="0A7D45FF"/>
    <w:rsid w:val="0A90823A"/>
    <w:rsid w:val="0A95DFCB"/>
    <w:rsid w:val="0A978EAD"/>
    <w:rsid w:val="0A9A53C3"/>
    <w:rsid w:val="0ABE5597"/>
    <w:rsid w:val="0ACD949F"/>
    <w:rsid w:val="0AF0C5E9"/>
    <w:rsid w:val="0B0B4284"/>
    <w:rsid w:val="0B14A3D1"/>
    <w:rsid w:val="0B2604E5"/>
    <w:rsid w:val="0B351C77"/>
    <w:rsid w:val="0B50663B"/>
    <w:rsid w:val="0B62DE6A"/>
    <w:rsid w:val="0B8E3ECB"/>
    <w:rsid w:val="0B980720"/>
    <w:rsid w:val="0BB419C9"/>
    <w:rsid w:val="0BC31C4D"/>
    <w:rsid w:val="0BF321EE"/>
    <w:rsid w:val="0C037538"/>
    <w:rsid w:val="0C31A569"/>
    <w:rsid w:val="0CA167CA"/>
    <w:rsid w:val="0CD36DF6"/>
    <w:rsid w:val="0CE31581"/>
    <w:rsid w:val="0CE6A4A9"/>
    <w:rsid w:val="0D00BB0A"/>
    <w:rsid w:val="0D022A64"/>
    <w:rsid w:val="0D08C199"/>
    <w:rsid w:val="0D177AC4"/>
    <w:rsid w:val="0D228DBB"/>
    <w:rsid w:val="0D2BD73D"/>
    <w:rsid w:val="0D4319CE"/>
    <w:rsid w:val="0D46E5FD"/>
    <w:rsid w:val="0D4DF10E"/>
    <w:rsid w:val="0D4F0131"/>
    <w:rsid w:val="0D6023DD"/>
    <w:rsid w:val="0D78F321"/>
    <w:rsid w:val="0D7EBBF3"/>
    <w:rsid w:val="0D9A2E5E"/>
    <w:rsid w:val="0D9B1514"/>
    <w:rsid w:val="0DBD26F1"/>
    <w:rsid w:val="0DC2EA28"/>
    <w:rsid w:val="0DC3A8A5"/>
    <w:rsid w:val="0DEE8635"/>
    <w:rsid w:val="0DFA112E"/>
    <w:rsid w:val="0E189983"/>
    <w:rsid w:val="0E2E4DA6"/>
    <w:rsid w:val="0E54A515"/>
    <w:rsid w:val="0E6E2E78"/>
    <w:rsid w:val="0E7243F9"/>
    <w:rsid w:val="0EC99AB6"/>
    <w:rsid w:val="0ED22E03"/>
    <w:rsid w:val="0EE94C2D"/>
    <w:rsid w:val="0EE98431"/>
    <w:rsid w:val="0EF4A781"/>
    <w:rsid w:val="0F08E4C6"/>
    <w:rsid w:val="0F231500"/>
    <w:rsid w:val="0F6B6271"/>
    <w:rsid w:val="0F7A2FF9"/>
    <w:rsid w:val="0F912A5B"/>
    <w:rsid w:val="0F937A31"/>
    <w:rsid w:val="0F98C532"/>
    <w:rsid w:val="0FB04A61"/>
    <w:rsid w:val="0FBB81E8"/>
    <w:rsid w:val="0FDFCAC9"/>
    <w:rsid w:val="0FE74D88"/>
    <w:rsid w:val="1010863A"/>
    <w:rsid w:val="10172367"/>
    <w:rsid w:val="102C48F8"/>
    <w:rsid w:val="1034618B"/>
    <w:rsid w:val="10429E00"/>
    <w:rsid w:val="104F0F24"/>
    <w:rsid w:val="105E42FA"/>
    <w:rsid w:val="10651907"/>
    <w:rsid w:val="10862BE0"/>
    <w:rsid w:val="1095D786"/>
    <w:rsid w:val="10AC5ADB"/>
    <w:rsid w:val="10B19FCD"/>
    <w:rsid w:val="10B27778"/>
    <w:rsid w:val="10C7BA28"/>
    <w:rsid w:val="10CFF7BC"/>
    <w:rsid w:val="10D2E7AA"/>
    <w:rsid w:val="10DCD2B9"/>
    <w:rsid w:val="10F41EB8"/>
    <w:rsid w:val="11120C5F"/>
    <w:rsid w:val="111F85A4"/>
    <w:rsid w:val="11307AB8"/>
    <w:rsid w:val="113136F5"/>
    <w:rsid w:val="1156FCD1"/>
    <w:rsid w:val="115ACD3F"/>
    <w:rsid w:val="119BA3D6"/>
    <w:rsid w:val="11CAA9CC"/>
    <w:rsid w:val="11D89879"/>
    <w:rsid w:val="11E4D595"/>
    <w:rsid w:val="121B955D"/>
    <w:rsid w:val="1265B2DF"/>
    <w:rsid w:val="128396A1"/>
    <w:rsid w:val="12857F4B"/>
    <w:rsid w:val="12928A86"/>
    <w:rsid w:val="129C865B"/>
    <w:rsid w:val="12A56169"/>
    <w:rsid w:val="12A78F22"/>
    <w:rsid w:val="12BBF85C"/>
    <w:rsid w:val="12C0994B"/>
    <w:rsid w:val="12CC0549"/>
    <w:rsid w:val="12E206A4"/>
    <w:rsid w:val="1307CF59"/>
    <w:rsid w:val="13085AAF"/>
    <w:rsid w:val="133D631F"/>
    <w:rsid w:val="138BED2F"/>
    <w:rsid w:val="13A34FAC"/>
    <w:rsid w:val="13BA84FC"/>
    <w:rsid w:val="13C7BDF9"/>
    <w:rsid w:val="13CA3FDD"/>
    <w:rsid w:val="13CBA8E4"/>
    <w:rsid w:val="13D7B9F9"/>
    <w:rsid w:val="13E39E89"/>
    <w:rsid w:val="13FDD5B8"/>
    <w:rsid w:val="1410C026"/>
    <w:rsid w:val="14201731"/>
    <w:rsid w:val="1447F7EC"/>
    <w:rsid w:val="1459B947"/>
    <w:rsid w:val="14B3BBB3"/>
    <w:rsid w:val="14BC6D1E"/>
    <w:rsid w:val="14BE6A1E"/>
    <w:rsid w:val="14CFD50B"/>
    <w:rsid w:val="14D87B47"/>
    <w:rsid w:val="14D8BC0E"/>
    <w:rsid w:val="14E18BE6"/>
    <w:rsid w:val="14E4BE82"/>
    <w:rsid w:val="14E7DBD7"/>
    <w:rsid w:val="15104284"/>
    <w:rsid w:val="1544A126"/>
    <w:rsid w:val="15834354"/>
    <w:rsid w:val="159D5550"/>
    <w:rsid w:val="15ACDF78"/>
    <w:rsid w:val="15AFDF18"/>
    <w:rsid w:val="15B38981"/>
    <w:rsid w:val="15B89289"/>
    <w:rsid w:val="15BEA55B"/>
    <w:rsid w:val="1618AF3B"/>
    <w:rsid w:val="16228C05"/>
    <w:rsid w:val="1629DCC1"/>
    <w:rsid w:val="16330503"/>
    <w:rsid w:val="1664DD47"/>
    <w:rsid w:val="166971C5"/>
    <w:rsid w:val="1673B3C6"/>
    <w:rsid w:val="167E0A91"/>
    <w:rsid w:val="168C490B"/>
    <w:rsid w:val="16E59E03"/>
    <w:rsid w:val="16EB2C26"/>
    <w:rsid w:val="16F7D16C"/>
    <w:rsid w:val="1719457C"/>
    <w:rsid w:val="17363B38"/>
    <w:rsid w:val="173748F4"/>
    <w:rsid w:val="173B4396"/>
    <w:rsid w:val="1751D1AA"/>
    <w:rsid w:val="176CA45A"/>
    <w:rsid w:val="177A5816"/>
    <w:rsid w:val="179EF9E6"/>
    <w:rsid w:val="17D32C25"/>
    <w:rsid w:val="17DE0706"/>
    <w:rsid w:val="17E8A378"/>
    <w:rsid w:val="18256B60"/>
    <w:rsid w:val="183936CA"/>
    <w:rsid w:val="18413369"/>
    <w:rsid w:val="1854B7AC"/>
    <w:rsid w:val="18624BDB"/>
    <w:rsid w:val="1862535E"/>
    <w:rsid w:val="1863A35A"/>
    <w:rsid w:val="18763C2C"/>
    <w:rsid w:val="18869769"/>
    <w:rsid w:val="1897275B"/>
    <w:rsid w:val="18A7E2A6"/>
    <w:rsid w:val="18AF4394"/>
    <w:rsid w:val="18B1C92A"/>
    <w:rsid w:val="18D07F5B"/>
    <w:rsid w:val="18E7EAD9"/>
    <w:rsid w:val="19117F1E"/>
    <w:rsid w:val="1950575A"/>
    <w:rsid w:val="196DC2D3"/>
    <w:rsid w:val="1980FEAE"/>
    <w:rsid w:val="198DEB51"/>
    <w:rsid w:val="19AD5015"/>
    <w:rsid w:val="19C184AA"/>
    <w:rsid w:val="19E6557F"/>
    <w:rsid w:val="19E8A3F8"/>
    <w:rsid w:val="19ED7F06"/>
    <w:rsid w:val="19F0FB3F"/>
    <w:rsid w:val="19F94521"/>
    <w:rsid w:val="1A1002A7"/>
    <w:rsid w:val="1A1659BB"/>
    <w:rsid w:val="1A232824"/>
    <w:rsid w:val="1A2EFD4A"/>
    <w:rsid w:val="1A34A8EF"/>
    <w:rsid w:val="1A86588E"/>
    <w:rsid w:val="1A8FA72D"/>
    <w:rsid w:val="1A968E8F"/>
    <w:rsid w:val="1A9724E3"/>
    <w:rsid w:val="1A994D6E"/>
    <w:rsid w:val="1AAC35B1"/>
    <w:rsid w:val="1AAEAFD0"/>
    <w:rsid w:val="1AE15C4A"/>
    <w:rsid w:val="1AE40B1D"/>
    <w:rsid w:val="1AED3171"/>
    <w:rsid w:val="1AEE96A9"/>
    <w:rsid w:val="1AFFA382"/>
    <w:rsid w:val="1AFFCB32"/>
    <w:rsid w:val="1B157717"/>
    <w:rsid w:val="1B3A8047"/>
    <w:rsid w:val="1B5D8391"/>
    <w:rsid w:val="1B8A9390"/>
    <w:rsid w:val="1BAEEC58"/>
    <w:rsid w:val="1BF13563"/>
    <w:rsid w:val="1BF2DDA3"/>
    <w:rsid w:val="1C02C73C"/>
    <w:rsid w:val="1C2E7A14"/>
    <w:rsid w:val="1C4B0807"/>
    <w:rsid w:val="1C4E44A5"/>
    <w:rsid w:val="1C7FC413"/>
    <w:rsid w:val="1CB76444"/>
    <w:rsid w:val="1CD13DC7"/>
    <w:rsid w:val="1CE5B759"/>
    <w:rsid w:val="1CE9C183"/>
    <w:rsid w:val="1D048A2A"/>
    <w:rsid w:val="1D1A2AC6"/>
    <w:rsid w:val="1D4DE58F"/>
    <w:rsid w:val="1D5CE180"/>
    <w:rsid w:val="1D7C6C4E"/>
    <w:rsid w:val="1D981ECB"/>
    <w:rsid w:val="1DA2D2E4"/>
    <w:rsid w:val="1DB4AECD"/>
    <w:rsid w:val="1DD8AD6F"/>
    <w:rsid w:val="1E032079"/>
    <w:rsid w:val="1E1A20F5"/>
    <w:rsid w:val="1E6FF37D"/>
    <w:rsid w:val="1EA2BAB9"/>
    <w:rsid w:val="1EAB5F62"/>
    <w:rsid w:val="1EBE2B85"/>
    <w:rsid w:val="1ECCBE37"/>
    <w:rsid w:val="1F031A94"/>
    <w:rsid w:val="1F0B399F"/>
    <w:rsid w:val="1F1ED900"/>
    <w:rsid w:val="1F45F7C1"/>
    <w:rsid w:val="1F48432C"/>
    <w:rsid w:val="1F619949"/>
    <w:rsid w:val="1F642CFC"/>
    <w:rsid w:val="1F7C178E"/>
    <w:rsid w:val="1F85C05F"/>
    <w:rsid w:val="1F961A70"/>
    <w:rsid w:val="1FE0BB9A"/>
    <w:rsid w:val="1FE7F4FF"/>
    <w:rsid w:val="1FEDDA3B"/>
    <w:rsid w:val="1FF4C393"/>
    <w:rsid w:val="201B0E2E"/>
    <w:rsid w:val="20269D78"/>
    <w:rsid w:val="2044CA77"/>
    <w:rsid w:val="20542649"/>
    <w:rsid w:val="206641CC"/>
    <w:rsid w:val="20878431"/>
    <w:rsid w:val="20978E40"/>
    <w:rsid w:val="20D03540"/>
    <w:rsid w:val="20E61138"/>
    <w:rsid w:val="20E78D96"/>
    <w:rsid w:val="20F14F17"/>
    <w:rsid w:val="20F58CE4"/>
    <w:rsid w:val="2124C6F0"/>
    <w:rsid w:val="2154D97B"/>
    <w:rsid w:val="21737241"/>
    <w:rsid w:val="21829EBB"/>
    <w:rsid w:val="218405E7"/>
    <w:rsid w:val="2196D690"/>
    <w:rsid w:val="21A1EC95"/>
    <w:rsid w:val="21AB2BBF"/>
    <w:rsid w:val="21BCCA29"/>
    <w:rsid w:val="21C31AF9"/>
    <w:rsid w:val="21C61270"/>
    <w:rsid w:val="21C8DFEE"/>
    <w:rsid w:val="21D13F63"/>
    <w:rsid w:val="21D9D4ED"/>
    <w:rsid w:val="21E3277A"/>
    <w:rsid w:val="21EEDC5D"/>
    <w:rsid w:val="21F3D0AD"/>
    <w:rsid w:val="22049ECF"/>
    <w:rsid w:val="221D9F66"/>
    <w:rsid w:val="22665F57"/>
    <w:rsid w:val="226DD79F"/>
    <w:rsid w:val="2289AAEA"/>
    <w:rsid w:val="22B41B4E"/>
    <w:rsid w:val="22B9B15B"/>
    <w:rsid w:val="22C44AA4"/>
    <w:rsid w:val="22C7560C"/>
    <w:rsid w:val="22CC50AE"/>
    <w:rsid w:val="22E4D972"/>
    <w:rsid w:val="23209BA3"/>
    <w:rsid w:val="23990ABE"/>
    <w:rsid w:val="23A12F9D"/>
    <w:rsid w:val="23AE2F71"/>
    <w:rsid w:val="23ECD39D"/>
    <w:rsid w:val="23F52FDF"/>
    <w:rsid w:val="24181D73"/>
    <w:rsid w:val="24225D11"/>
    <w:rsid w:val="242594C3"/>
    <w:rsid w:val="242B8953"/>
    <w:rsid w:val="244B50C0"/>
    <w:rsid w:val="247527C3"/>
    <w:rsid w:val="248A5D57"/>
    <w:rsid w:val="2498BC1E"/>
    <w:rsid w:val="24A4D76D"/>
    <w:rsid w:val="24BD9C8B"/>
    <w:rsid w:val="24FEFAB0"/>
    <w:rsid w:val="24FFCB43"/>
    <w:rsid w:val="250B0F56"/>
    <w:rsid w:val="251B31E5"/>
    <w:rsid w:val="2544F31D"/>
    <w:rsid w:val="2570CF57"/>
    <w:rsid w:val="25CC12FA"/>
    <w:rsid w:val="25DA28DC"/>
    <w:rsid w:val="25FF1E64"/>
    <w:rsid w:val="2622070F"/>
    <w:rsid w:val="26476BA1"/>
    <w:rsid w:val="264DB4A3"/>
    <w:rsid w:val="266B37BC"/>
    <w:rsid w:val="26797F71"/>
    <w:rsid w:val="267BCEDF"/>
    <w:rsid w:val="26E8A279"/>
    <w:rsid w:val="2701875F"/>
    <w:rsid w:val="27148A34"/>
    <w:rsid w:val="271735AB"/>
    <w:rsid w:val="272FF32C"/>
    <w:rsid w:val="2739186E"/>
    <w:rsid w:val="27471364"/>
    <w:rsid w:val="27541801"/>
    <w:rsid w:val="277FD652"/>
    <w:rsid w:val="2792FBD9"/>
    <w:rsid w:val="27B989F2"/>
    <w:rsid w:val="27BDB52C"/>
    <w:rsid w:val="27DBEC3A"/>
    <w:rsid w:val="27FBDAB8"/>
    <w:rsid w:val="280D9B4E"/>
    <w:rsid w:val="281DDD76"/>
    <w:rsid w:val="282E1F9B"/>
    <w:rsid w:val="283842EC"/>
    <w:rsid w:val="284A2DD4"/>
    <w:rsid w:val="2851316D"/>
    <w:rsid w:val="285FC157"/>
    <w:rsid w:val="28A5CF76"/>
    <w:rsid w:val="28D4393B"/>
    <w:rsid w:val="28DA8E27"/>
    <w:rsid w:val="28E466C5"/>
    <w:rsid w:val="28E7FB50"/>
    <w:rsid w:val="28ECE1CE"/>
    <w:rsid w:val="28F084B8"/>
    <w:rsid w:val="28F3BB46"/>
    <w:rsid w:val="28FED666"/>
    <w:rsid w:val="2941BDE8"/>
    <w:rsid w:val="2967CB2C"/>
    <w:rsid w:val="29702DF7"/>
    <w:rsid w:val="29A51DFB"/>
    <w:rsid w:val="29C034E2"/>
    <w:rsid w:val="29E012C3"/>
    <w:rsid w:val="2A03E24C"/>
    <w:rsid w:val="2A073A6F"/>
    <w:rsid w:val="2A131E27"/>
    <w:rsid w:val="2A29B0E0"/>
    <w:rsid w:val="2A2DC782"/>
    <w:rsid w:val="2A45B19B"/>
    <w:rsid w:val="2A61ED52"/>
    <w:rsid w:val="2A753084"/>
    <w:rsid w:val="2A87119D"/>
    <w:rsid w:val="2A929618"/>
    <w:rsid w:val="2A9E2480"/>
    <w:rsid w:val="2ACEA106"/>
    <w:rsid w:val="2AFCD76A"/>
    <w:rsid w:val="2B035C62"/>
    <w:rsid w:val="2B08AF63"/>
    <w:rsid w:val="2B0AC280"/>
    <w:rsid w:val="2B211212"/>
    <w:rsid w:val="2B2D2270"/>
    <w:rsid w:val="2B4D9A19"/>
    <w:rsid w:val="2B6807BE"/>
    <w:rsid w:val="2B9F1488"/>
    <w:rsid w:val="2BABD517"/>
    <w:rsid w:val="2BE86E93"/>
    <w:rsid w:val="2BEDDC37"/>
    <w:rsid w:val="2C1C3093"/>
    <w:rsid w:val="2C3BB838"/>
    <w:rsid w:val="2C3F5B37"/>
    <w:rsid w:val="2C51B502"/>
    <w:rsid w:val="2C7069FB"/>
    <w:rsid w:val="2C75BA97"/>
    <w:rsid w:val="2C8593BE"/>
    <w:rsid w:val="2C91982A"/>
    <w:rsid w:val="2C9FD19F"/>
    <w:rsid w:val="2CB41994"/>
    <w:rsid w:val="2CBF1A8A"/>
    <w:rsid w:val="2CCFE8CD"/>
    <w:rsid w:val="2CD63636"/>
    <w:rsid w:val="2CDD7B07"/>
    <w:rsid w:val="2CE02BD8"/>
    <w:rsid w:val="2D07456C"/>
    <w:rsid w:val="2D14B92F"/>
    <w:rsid w:val="2D2D5D62"/>
    <w:rsid w:val="2D2D8D67"/>
    <w:rsid w:val="2D43036E"/>
    <w:rsid w:val="2D612FFE"/>
    <w:rsid w:val="2D6B8073"/>
    <w:rsid w:val="2D8A7671"/>
    <w:rsid w:val="2D8C100E"/>
    <w:rsid w:val="2D90AEC6"/>
    <w:rsid w:val="2D92AB2C"/>
    <w:rsid w:val="2DADECD5"/>
    <w:rsid w:val="2DAFBE98"/>
    <w:rsid w:val="2DB40AFB"/>
    <w:rsid w:val="2DC2C5EA"/>
    <w:rsid w:val="2DD7EEDB"/>
    <w:rsid w:val="2DF89C64"/>
    <w:rsid w:val="2E069F24"/>
    <w:rsid w:val="2E06B19F"/>
    <w:rsid w:val="2E2B82CD"/>
    <w:rsid w:val="2E2B8F48"/>
    <w:rsid w:val="2E2C9FD5"/>
    <w:rsid w:val="2E87155F"/>
    <w:rsid w:val="2EA20D28"/>
    <w:rsid w:val="2EB0A2CC"/>
    <w:rsid w:val="2EB85B8D"/>
    <w:rsid w:val="2EB9BBD9"/>
    <w:rsid w:val="2ECDD87F"/>
    <w:rsid w:val="2EEABDB0"/>
    <w:rsid w:val="2F09A613"/>
    <w:rsid w:val="2F285867"/>
    <w:rsid w:val="2F76CE60"/>
    <w:rsid w:val="2FAA28E1"/>
    <w:rsid w:val="2FADBBEB"/>
    <w:rsid w:val="2FAFB76B"/>
    <w:rsid w:val="2FBC79F9"/>
    <w:rsid w:val="2FD0588C"/>
    <w:rsid w:val="2FDDAEA4"/>
    <w:rsid w:val="3038EA8C"/>
    <w:rsid w:val="303B23A7"/>
    <w:rsid w:val="3063C17B"/>
    <w:rsid w:val="308023C7"/>
    <w:rsid w:val="3085037E"/>
    <w:rsid w:val="30860521"/>
    <w:rsid w:val="308E9421"/>
    <w:rsid w:val="30A67301"/>
    <w:rsid w:val="30B59079"/>
    <w:rsid w:val="30DCEE86"/>
    <w:rsid w:val="30E72A8F"/>
    <w:rsid w:val="30F1D144"/>
    <w:rsid w:val="30F5C5A8"/>
    <w:rsid w:val="313445E3"/>
    <w:rsid w:val="313B6589"/>
    <w:rsid w:val="3148C984"/>
    <w:rsid w:val="315A82F0"/>
    <w:rsid w:val="316B1A30"/>
    <w:rsid w:val="316DDA90"/>
    <w:rsid w:val="31B2668C"/>
    <w:rsid w:val="31BE74D7"/>
    <w:rsid w:val="31CD8F53"/>
    <w:rsid w:val="31E96FEC"/>
    <w:rsid w:val="320F65F6"/>
    <w:rsid w:val="3221550B"/>
    <w:rsid w:val="323AA68E"/>
    <w:rsid w:val="3242845A"/>
    <w:rsid w:val="326970E4"/>
    <w:rsid w:val="3281F6EA"/>
    <w:rsid w:val="32AF40DA"/>
    <w:rsid w:val="32C416E5"/>
    <w:rsid w:val="32C771B5"/>
    <w:rsid w:val="32D1E3EA"/>
    <w:rsid w:val="32D4B745"/>
    <w:rsid w:val="32E83F30"/>
    <w:rsid w:val="32F4C898"/>
    <w:rsid w:val="33012F9A"/>
    <w:rsid w:val="331D5D14"/>
    <w:rsid w:val="3353C3E3"/>
    <w:rsid w:val="335C833C"/>
    <w:rsid w:val="33600286"/>
    <w:rsid w:val="337D8B92"/>
    <w:rsid w:val="337E6F6E"/>
    <w:rsid w:val="3399A900"/>
    <w:rsid w:val="339C5AC6"/>
    <w:rsid w:val="33B254EB"/>
    <w:rsid w:val="33C637C3"/>
    <w:rsid w:val="33D51BA4"/>
    <w:rsid w:val="33DB3043"/>
    <w:rsid w:val="3409B7CD"/>
    <w:rsid w:val="34276F75"/>
    <w:rsid w:val="34609F56"/>
    <w:rsid w:val="346E6E70"/>
    <w:rsid w:val="347EEE0E"/>
    <w:rsid w:val="3493E220"/>
    <w:rsid w:val="3499B653"/>
    <w:rsid w:val="34E67957"/>
    <w:rsid w:val="34E92B5C"/>
    <w:rsid w:val="34EB947E"/>
    <w:rsid w:val="34FCFD45"/>
    <w:rsid w:val="34FEC96A"/>
    <w:rsid w:val="35052E08"/>
    <w:rsid w:val="353A7BC3"/>
    <w:rsid w:val="353D0CAB"/>
    <w:rsid w:val="35527F86"/>
    <w:rsid w:val="357BC4AB"/>
    <w:rsid w:val="35864D7D"/>
    <w:rsid w:val="35A58BD9"/>
    <w:rsid w:val="35BB37BC"/>
    <w:rsid w:val="35D5A9A0"/>
    <w:rsid w:val="35EF51E3"/>
    <w:rsid w:val="360218D6"/>
    <w:rsid w:val="360A2698"/>
    <w:rsid w:val="3613AB06"/>
    <w:rsid w:val="3643629A"/>
    <w:rsid w:val="3678B993"/>
    <w:rsid w:val="36AE04D9"/>
    <w:rsid w:val="36B5F349"/>
    <w:rsid w:val="36D58AF5"/>
    <w:rsid w:val="36D93A25"/>
    <w:rsid w:val="3725EE89"/>
    <w:rsid w:val="372887EE"/>
    <w:rsid w:val="3729150E"/>
    <w:rsid w:val="3733C070"/>
    <w:rsid w:val="37635C18"/>
    <w:rsid w:val="377C39C6"/>
    <w:rsid w:val="378E42D7"/>
    <w:rsid w:val="37918F66"/>
    <w:rsid w:val="37A4CEA2"/>
    <w:rsid w:val="37CA3AB4"/>
    <w:rsid w:val="37FC8152"/>
    <w:rsid w:val="380CF804"/>
    <w:rsid w:val="381CE74C"/>
    <w:rsid w:val="38398A16"/>
    <w:rsid w:val="38526C32"/>
    <w:rsid w:val="385F422F"/>
    <w:rsid w:val="386A2B65"/>
    <w:rsid w:val="389CC54F"/>
    <w:rsid w:val="38A60B71"/>
    <w:rsid w:val="38C3FA8E"/>
    <w:rsid w:val="38CB6FA8"/>
    <w:rsid w:val="38FCC2C3"/>
    <w:rsid w:val="39267704"/>
    <w:rsid w:val="3926D3CD"/>
    <w:rsid w:val="39286EEF"/>
    <w:rsid w:val="392E4BD9"/>
    <w:rsid w:val="392FF87B"/>
    <w:rsid w:val="3955025D"/>
    <w:rsid w:val="396A7B47"/>
    <w:rsid w:val="39778E16"/>
    <w:rsid w:val="3977CD90"/>
    <w:rsid w:val="39AD1F27"/>
    <w:rsid w:val="39ADC258"/>
    <w:rsid w:val="39AFA8DE"/>
    <w:rsid w:val="39DA9526"/>
    <w:rsid w:val="39EB151B"/>
    <w:rsid w:val="3A29D482"/>
    <w:rsid w:val="3A62F39D"/>
    <w:rsid w:val="3A84734E"/>
    <w:rsid w:val="3A99F2A1"/>
    <w:rsid w:val="3AA1861D"/>
    <w:rsid w:val="3AA268A4"/>
    <w:rsid w:val="3ABAC7DB"/>
    <w:rsid w:val="3AC7FD66"/>
    <w:rsid w:val="3ADA454B"/>
    <w:rsid w:val="3AE053E9"/>
    <w:rsid w:val="3AE5C9B3"/>
    <w:rsid w:val="3AE9C731"/>
    <w:rsid w:val="3AEF1DE6"/>
    <w:rsid w:val="3B07E954"/>
    <w:rsid w:val="3B07FC4D"/>
    <w:rsid w:val="3B162BCA"/>
    <w:rsid w:val="3B2C9783"/>
    <w:rsid w:val="3B74510A"/>
    <w:rsid w:val="3B793AF2"/>
    <w:rsid w:val="3B9DF509"/>
    <w:rsid w:val="3BBB35CA"/>
    <w:rsid w:val="3BDC6CAA"/>
    <w:rsid w:val="3BDD70CF"/>
    <w:rsid w:val="3BE39049"/>
    <w:rsid w:val="3C2ECFA4"/>
    <w:rsid w:val="3C79040D"/>
    <w:rsid w:val="3C99FFF9"/>
    <w:rsid w:val="3CA7BF96"/>
    <w:rsid w:val="3CC05202"/>
    <w:rsid w:val="3D0DBF7C"/>
    <w:rsid w:val="3D2E4FB3"/>
    <w:rsid w:val="3D2F5F7B"/>
    <w:rsid w:val="3D365ED1"/>
    <w:rsid w:val="3D45C5B2"/>
    <w:rsid w:val="3D495EF1"/>
    <w:rsid w:val="3D974512"/>
    <w:rsid w:val="3DA780A1"/>
    <w:rsid w:val="3E01753E"/>
    <w:rsid w:val="3E261170"/>
    <w:rsid w:val="3E4A0FBF"/>
    <w:rsid w:val="3E604241"/>
    <w:rsid w:val="3E80DA82"/>
    <w:rsid w:val="3E8B728C"/>
    <w:rsid w:val="3E97B7DE"/>
    <w:rsid w:val="3EBAB26D"/>
    <w:rsid w:val="3EE4EFC1"/>
    <w:rsid w:val="3EF35932"/>
    <w:rsid w:val="3EF9EB36"/>
    <w:rsid w:val="3F610B9C"/>
    <w:rsid w:val="3F64B3CE"/>
    <w:rsid w:val="3F6C852E"/>
    <w:rsid w:val="3F7CA0F8"/>
    <w:rsid w:val="3F7E4252"/>
    <w:rsid w:val="3F8010B7"/>
    <w:rsid w:val="3F8E622F"/>
    <w:rsid w:val="3FE2AD02"/>
    <w:rsid w:val="3FFA0182"/>
    <w:rsid w:val="4001A188"/>
    <w:rsid w:val="4007D98A"/>
    <w:rsid w:val="40151A01"/>
    <w:rsid w:val="40341419"/>
    <w:rsid w:val="404EC16C"/>
    <w:rsid w:val="4081B856"/>
    <w:rsid w:val="4082BDCA"/>
    <w:rsid w:val="408E7AF3"/>
    <w:rsid w:val="40C90728"/>
    <w:rsid w:val="40F7F64D"/>
    <w:rsid w:val="40F9846E"/>
    <w:rsid w:val="41068EDD"/>
    <w:rsid w:val="41134466"/>
    <w:rsid w:val="411BD794"/>
    <w:rsid w:val="411CEB0E"/>
    <w:rsid w:val="411EB951"/>
    <w:rsid w:val="41354D49"/>
    <w:rsid w:val="413C572E"/>
    <w:rsid w:val="413CC54B"/>
    <w:rsid w:val="41B32F09"/>
    <w:rsid w:val="41C400ED"/>
    <w:rsid w:val="41E272A6"/>
    <w:rsid w:val="41EB28AE"/>
    <w:rsid w:val="41F06465"/>
    <w:rsid w:val="421E6D94"/>
    <w:rsid w:val="4233D453"/>
    <w:rsid w:val="425BC46A"/>
    <w:rsid w:val="42645BFF"/>
    <w:rsid w:val="42904EEC"/>
    <w:rsid w:val="42B12C2E"/>
    <w:rsid w:val="42B73A6D"/>
    <w:rsid w:val="42B92EEA"/>
    <w:rsid w:val="42D9535E"/>
    <w:rsid w:val="42DC111D"/>
    <w:rsid w:val="42E56832"/>
    <w:rsid w:val="43125BD9"/>
    <w:rsid w:val="4335C9E0"/>
    <w:rsid w:val="4341793A"/>
    <w:rsid w:val="4359B207"/>
    <w:rsid w:val="43617D3E"/>
    <w:rsid w:val="43899752"/>
    <w:rsid w:val="43A0C8A4"/>
    <w:rsid w:val="43C57ADC"/>
    <w:rsid w:val="441D61A8"/>
    <w:rsid w:val="443038B2"/>
    <w:rsid w:val="443B533D"/>
    <w:rsid w:val="4456E466"/>
    <w:rsid w:val="4457CA9F"/>
    <w:rsid w:val="44746BC2"/>
    <w:rsid w:val="447B8CBB"/>
    <w:rsid w:val="44917851"/>
    <w:rsid w:val="4494A0F0"/>
    <w:rsid w:val="449FA79A"/>
    <w:rsid w:val="44A03FCD"/>
    <w:rsid w:val="44C5A3F5"/>
    <w:rsid w:val="44D1E0A7"/>
    <w:rsid w:val="44F56E5B"/>
    <w:rsid w:val="44F5AF60"/>
    <w:rsid w:val="455C1C3C"/>
    <w:rsid w:val="456D16E5"/>
    <w:rsid w:val="45BAF49D"/>
    <w:rsid w:val="460876E4"/>
    <w:rsid w:val="460E9E66"/>
    <w:rsid w:val="460EF910"/>
    <w:rsid w:val="461CFF1E"/>
    <w:rsid w:val="46231C1C"/>
    <w:rsid w:val="4624C34A"/>
    <w:rsid w:val="46299A78"/>
    <w:rsid w:val="464BBA60"/>
    <w:rsid w:val="4654CB9A"/>
    <w:rsid w:val="465F091C"/>
    <w:rsid w:val="4677BF58"/>
    <w:rsid w:val="4695D214"/>
    <w:rsid w:val="46B50D8D"/>
    <w:rsid w:val="46B86509"/>
    <w:rsid w:val="46BD3524"/>
    <w:rsid w:val="46E1AED7"/>
    <w:rsid w:val="46F284A7"/>
    <w:rsid w:val="4709C10C"/>
    <w:rsid w:val="4727A562"/>
    <w:rsid w:val="4737D733"/>
    <w:rsid w:val="474743BC"/>
    <w:rsid w:val="4750E04C"/>
    <w:rsid w:val="475CEFC4"/>
    <w:rsid w:val="479AFC7F"/>
    <w:rsid w:val="479EBD01"/>
    <w:rsid w:val="47A18F26"/>
    <w:rsid w:val="47B092F4"/>
    <w:rsid w:val="47B8D3F6"/>
    <w:rsid w:val="47BA086B"/>
    <w:rsid w:val="47E55B70"/>
    <w:rsid w:val="47F81855"/>
    <w:rsid w:val="480BFA5A"/>
    <w:rsid w:val="481769F7"/>
    <w:rsid w:val="4822BA40"/>
    <w:rsid w:val="4824D49F"/>
    <w:rsid w:val="4831A3AE"/>
    <w:rsid w:val="48700C69"/>
    <w:rsid w:val="489F5FE6"/>
    <w:rsid w:val="48A0CB4D"/>
    <w:rsid w:val="48A27C6C"/>
    <w:rsid w:val="48C33FB2"/>
    <w:rsid w:val="48D4680F"/>
    <w:rsid w:val="48D692EA"/>
    <w:rsid w:val="48E99B3F"/>
    <w:rsid w:val="49252E86"/>
    <w:rsid w:val="494732BB"/>
    <w:rsid w:val="494EAE50"/>
    <w:rsid w:val="4951BB03"/>
    <w:rsid w:val="499DC7B6"/>
    <w:rsid w:val="49C97436"/>
    <w:rsid w:val="49CF510A"/>
    <w:rsid w:val="49DCF29E"/>
    <w:rsid w:val="49F5D4B8"/>
    <w:rsid w:val="4A052D76"/>
    <w:rsid w:val="4A1265D3"/>
    <w:rsid w:val="4A1EBECC"/>
    <w:rsid w:val="4A401DEE"/>
    <w:rsid w:val="4A72FC1C"/>
    <w:rsid w:val="4A832903"/>
    <w:rsid w:val="4A98E583"/>
    <w:rsid w:val="4A9BC99B"/>
    <w:rsid w:val="4AA60C8C"/>
    <w:rsid w:val="4AA96FD1"/>
    <w:rsid w:val="4AC2644A"/>
    <w:rsid w:val="4AC852B2"/>
    <w:rsid w:val="4ACC0FC2"/>
    <w:rsid w:val="4ACC8367"/>
    <w:rsid w:val="4AD48528"/>
    <w:rsid w:val="4ADC34FA"/>
    <w:rsid w:val="4AED55FB"/>
    <w:rsid w:val="4AF8BB1A"/>
    <w:rsid w:val="4B06AF66"/>
    <w:rsid w:val="4B0BF28C"/>
    <w:rsid w:val="4B14589A"/>
    <w:rsid w:val="4B2037D3"/>
    <w:rsid w:val="4B27A690"/>
    <w:rsid w:val="4B37C6D4"/>
    <w:rsid w:val="4B4FCBD7"/>
    <w:rsid w:val="4B57A12A"/>
    <w:rsid w:val="4B7AEB98"/>
    <w:rsid w:val="4B7AF247"/>
    <w:rsid w:val="4B852931"/>
    <w:rsid w:val="4B94079A"/>
    <w:rsid w:val="4BB8A627"/>
    <w:rsid w:val="4BBA8E68"/>
    <w:rsid w:val="4BBE87F6"/>
    <w:rsid w:val="4BD59BF9"/>
    <w:rsid w:val="4BF9460C"/>
    <w:rsid w:val="4C03EE43"/>
    <w:rsid w:val="4C173C7E"/>
    <w:rsid w:val="4C18BE22"/>
    <w:rsid w:val="4C3B9E30"/>
    <w:rsid w:val="4C7A09AB"/>
    <w:rsid w:val="4C7D67A9"/>
    <w:rsid w:val="4C8423A6"/>
    <w:rsid w:val="4C8A6DDD"/>
    <w:rsid w:val="4C8B3480"/>
    <w:rsid w:val="4CA06854"/>
    <w:rsid w:val="4CD78A3E"/>
    <w:rsid w:val="4CF3C61E"/>
    <w:rsid w:val="4CF6381D"/>
    <w:rsid w:val="4CF79EF5"/>
    <w:rsid w:val="4D2724FD"/>
    <w:rsid w:val="4D2B4DAC"/>
    <w:rsid w:val="4D3E466C"/>
    <w:rsid w:val="4D49BDB7"/>
    <w:rsid w:val="4D7DEF69"/>
    <w:rsid w:val="4D8F8E37"/>
    <w:rsid w:val="4DA11EEC"/>
    <w:rsid w:val="4DF060D2"/>
    <w:rsid w:val="4E321886"/>
    <w:rsid w:val="4E4B2165"/>
    <w:rsid w:val="4E595525"/>
    <w:rsid w:val="4E7AE623"/>
    <w:rsid w:val="4E7BE459"/>
    <w:rsid w:val="4E91C5E9"/>
    <w:rsid w:val="4F0FDA48"/>
    <w:rsid w:val="4F23DC82"/>
    <w:rsid w:val="4F34142F"/>
    <w:rsid w:val="4F72A2DE"/>
    <w:rsid w:val="4F93A190"/>
    <w:rsid w:val="4FA22B1C"/>
    <w:rsid w:val="4FA89542"/>
    <w:rsid w:val="4FAA3A4E"/>
    <w:rsid w:val="4FAC9DB7"/>
    <w:rsid w:val="4FACC404"/>
    <w:rsid w:val="4FB8043B"/>
    <w:rsid w:val="4FBF681E"/>
    <w:rsid w:val="501DFC6A"/>
    <w:rsid w:val="501E6BFC"/>
    <w:rsid w:val="5064F90F"/>
    <w:rsid w:val="50687758"/>
    <w:rsid w:val="50734F9D"/>
    <w:rsid w:val="507E06C2"/>
    <w:rsid w:val="50A6F425"/>
    <w:rsid w:val="50A956EC"/>
    <w:rsid w:val="50ABF0F9"/>
    <w:rsid w:val="50D5D943"/>
    <w:rsid w:val="50F56489"/>
    <w:rsid w:val="510CF8D6"/>
    <w:rsid w:val="51113A24"/>
    <w:rsid w:val="511AEE34"/>
    <w:rsid w:val="51352667"/>
    <w:rsid w:val="514C0BB6"/>
    <w:rsid w:val="5155E18B"/>
    <w:rsid w:val="51656377"/>
    <w:rsid w:val="518EA0DD"/>
    <w:rsid w:val="518EC581"/>
    <w:rsid w:val="519A89F8"/>
    <w:rsid w:val="51BF8AD0"/>
    <w:rsid w:val="51CD9BA9"/>
    <w:rsid w:val="51E62AD0"/>
    <w:rsid w:val="51F5EDEF"/>
    <w:rsid w:val="521AA0B3"/>
    <w:rsid w:val="523F42A2"/>
    <w:rsid w:val="5240A70F"/>
    <w:rsid w:val="52492E85"/>
    <w:rsid w:val="524A0D1E"/>
    <w:rsid w:val="524E83A5"/>
    <w:rsid w:val="527395BA"/>
    <w:rsid w:val="5282EEA0"/>
    <w:rsid w:val="5284D757"/>
    <w:rsid w:val="52A87F40"/>
    <w:rsid w:val="52AF18DB"/>
    <w:rsid w:val="52C64CC4"/>
    <w:rsid w:val="52CB3048"/>
    <w:rsid w:val="5304E337"/>
    <w:rsid w:val="53134B89"/>
    <w:rsid w:val="532772A8"/>
    <w:rsid w:val="5347D7A7"/>
    <w:rsid w:val="534EEE01"/>
    <w:rsid w:val="53593406"/>
    <w:rsid w:val="53BD0B1F"/>
    <w:rsid w:val="53E19615"/>
    <w:rsid w:val="541E6032"/>
    <w:rsid w:val="541F9663"/>
    <w:rsid w:val="541FD408"/>
    <w:rsid w:val="542C83C5"/>
    <w:rsid w:val="5431B45E"/>
    <w:rsid w:val="5434F9CE"/>
    <w:rsid w:val="544A6C40"/>
    <w:rsid w:val="5474E65A"/>
    <w:rsid w:val="54842A45"/>
    <w:rsid w:val="5486A8D4"/>
    <w:rsid w:val="548CA7C2"/>
    <w:rsid w:val="54A8BB75"/>
    <w:rsid w:val="54B74674"/>
    <w:rsid w:val="54F4ECAA"/>
    <w:rsid w:val="54FB75DD"/>
    <w:rsid w:val="550F36AB"/>
    <w:rsid w:val="55134C7F"/>
    <w:rsid w:val="5519DCB4"/>
    <w:rsid w:val="551D227D"/>
    <w:rsid w:val="55480EFB"/>
    <w:rsid w:val="5550AAFA"/>
    <w:rsid w:val="55686FA5"/>
    <w:rsid w:val="55736740"/>
    <w:rsid w:val="55983AB6"/>
    <w:rsid w:val="55BE1D4E"/>
    <w:rsid w:val="55D6C209"/>
    <w:rsid w:val="5610B1F8"/>
    <w:rsid w:val="5610C6EA"/>
    <w:rsid w:val="561B5A53"/>
    <w:rsid w:val="5638E29C"/>
    <w:rsid w:val="5651E325"/>
    <w:rsid w:val="56995635"/>
    <w:rsid w:val="56A2FEDD"/>
    <w:rsid w:val="56AC6BFD"/>
    <w:rsid w:val="56D5F746"/>
    <w:rsid w:val="56F4AC0F"/>
    <w:rsid w:val="56F96172"/>
    <w:rsid w:val="573C8269"/>
    <w:rsid w:val="57457168"/>
    <w:rsid w:val="57590AC0"/>
    <w:rsid w:val="57678D9D"/>
    <w:rsid w:val="5788AB19"/>
    <w:rsid w:val="5794F37F"/>
    <w:rsid w:val="5797D1A0"/>
    <w:rsid w:val="57ABCE69"/>
    <w:rsid w:val="57B28907"/>
    <w:rsid w:val="57C2FB6B"/>
    <w:rsid w:val="57D6232D"/>
    <w:rsid w:val="58026FDD"/>
    <w:rsid w:val="580534FB"/>
    <w:rsid w:val="58175981"/>
    <w:rsid w:val="58340D15"/>
    <w:rsid w:val="584278C7"/>
    <w:rsid w:val="58537ED2"/>
    <w:rsid w:val="587AC8DB"/>
    <w:rsid w:val="587B7258"/>
    <w:rsid w:val="5885346D"/>
    <w:rsid w:val="58C4D7F5"/>
    <w:rsid w:val="58C89269"/>
    <w:rsid w:val="58D030F7"/>
    <w:rsid w:val="58D3A13D"/>
    <w:rsid w:val="58F51E49"/>
    <w:rsid w:val="59027377"/>
    <w:rsid w:val="590C8AC7"/>
    <w:rsid w:val="59142E12"/>
    <w:rsid w:val="5960C1FA"/>
    <w:rsid w:val="597EFBB7"/>
    <w:rsid w:val="5986D4A0"/>
    <w:rsid w:val="598865AB"/>
    <w:rsid w:val="5989D4D8"/>
    <w:rsid w:val="5995F009"/>
    <w:rsid w:val="59C2EC64"/>
    <w:rsid w:val="59DDAEE9"/>
    <w:rsid w:val="59DDD552"/>
    <w:rsid w:val="59F3547D"/>
    <w:rsid w:val="59F85605"/>
    <w:rsid w:val="5A0593A1"/>
    <w:rsid w:val="5A0B114B"/>
    <w:rsid w:val="5A0E200F"/>
    <w:rsid w:val="5A5FCBAF"/>
    <w:rsid w:val="5A71206D"/>
    <w:rsid w:val="5A8AF0DD"/>
    <w:rsid w:val="5AB62008"/>
    <w:rsid w:val="5AD45E96"/>
    <w:rsid w:val="5B0A946A"/>
    <w:rsid w:val="5B4C52C9"/>
    <w:rsid w:val="5B583C60"/>
    <w:rsid w:val="5B58C5C1"/>
    <w:rsid w:val="5B58F09F"/>
    <w:rsid w:val="5B8BACC6"/>
    <w:rsid w:val="5B8EE319"/>
    <w:rsid w:val="5B915AEE"/>
    <w:rsid w:val="5B9FF904"/>
    <w:rsid w:val="5BAF0917"/>
    <w:rsid w:val="5BBDBBC8"/>
    <w:rsid w:val="5BCD80AC"/>
    <w:rsid w:val="5BFFA21D"/>
    <w:rsid w:val="5C0FF57E"/>
    <w:rsid w:val="5C1529B1"/>
    <w:rsid w:val="5C1E6B01"/>
    <w:rsid w:val="5C45FF57"/>
    <w:rsid w:val="5C8EB7A2"/>
    <w:rsid w:val="5CE27D04"/>
    <w:rsid w:val="5CECF178"/>
    <w:rsid w:val="5CEEFE9E"/>
    <w:rsid w:val="5CF0DAA4"/>
    <w:rsid w:val="5D03B9FA"/>
    <w:rsid w:val="5D078925"/>
    <w:rsid w:val="5D2415EC"/>
    <w:rsid w:val="5D3CF375"/>
    <w:rsid w:val="5D43598F"/>
    <w:rsid w:val="5D5BDD30"/>
    <w:rsid w:val="5DA6B311"/>
    <w:rsid w:val="5DD17D51"/>
    <w:rsid w:val="5DE0AAFC"/>
    <w:rsid w:val="5E4C76CF"/>
    <w:rsid w:val="5E64DCCB"/>
    <w:rsid w:val="5E6EF332"/>
    <w:rsid w:val="5E82C6BF"/>
    <w:rsid w:val="5EA66865"/>
    <w:rsid w:val="5EA75105"/>
    <w:rsid w:val="5ED12E24"/>
    <w:rsid w:val="5ED6C2D9"/>
    <w:rsid w:val="5ED883D4"/>
    <w:rsid w:val="5EFE9B56"/>
    <w:rsid w:val="5F053577"/>
    <w:rsid w:val="5F31CCE9"/>
    <w:rsid w:val="5F40532E"/>
    <w:rsid w:val="5F5AD1AD"/>
    <w:rsid w:val="5F75D18E"/>
    <w:rsid w:val="5F7A65C8"/>
    <w:rsid w:val="5FC296FB"/>
    <w:rsid w:val="5FC820CC"/>
    <w:rsid w:val="5FE82488"/>
    <w:rsid w:val="5FEFE520"/>
    <w:rsid w:val="6027CAD0"/>
    <w:rsid w:val="60304735"/>
    <w:rsid w:val="603288F2"/>
    <w:rsid w:val="6044373C"/>
    <w:rsid w:val="6049C663"/>
    <w:rsid w:val="604C6003"/>
    <w:rsid w:val="6062AE4A"/>
    <w:rsid w:val="6078A4C7"/>
    <w:rsid w:val="607DD11B"/>
    <w:rsid w:val="608A13E6"/>
    <w:rsid w:val="608C05D6"/>
    <w:rsid w:val="608C7F34"/>
    <w:rsid w:val="6091543E"/>
    <w:rsid w:val="609F3CD7"/>
    <w:rsid w:val="60BAE21B"/>
    <w:rsid w:val="60C31A8C"/>
    <w:rsid w:val="60D1098A"/>
    <w:rsid w:val="60D96130"/>
    <w:rsid w:val="60E46BC3"/>
    <w:rsid w:val="60EC5097"/>
    <w:rsid w:val="6114CDEA"/>
    <w:rsid w:val="613F214A"/>
    <w:rsid w:val="61431679"/>
    <w:rsid w:val="614D98B5"/>
    <w:rsid w:val="614EF5FE"/>
    <w:rsid w:val="616DE79B"/>
    <w:rsid w:val="617998D7"/>
    <w:rsid w:val="619F669F"/>
    <w:rsid w:val="619FC8C5"/>
    <w:rsid w:val="61A736B5"/>
    <w:rsid w:val="61A90262"/>
    <w:rsid w:val="61C19581"/>
    <w:rsid w:val="61CB1DAE"/>
    <w:rsid w:val="621B996A"/>
    <w:rsid w:val="6226FEBA"/>
    <w:rsid w:val="6240F5AC"/>
    <w:rsid w:val="62599DC0"/>
    <w:rsid w:val="6274BDBF"/>
    <w:rsid w:val="629DBE89"/>
    <w:rsid w:val="62B9CF67"/>
    <w:rsid w:val="62BC8418"/>
    <w:rsid w:val="62D8622C"/>
    <w:rsid w:val="62EBF57E"/>
    <w:rsid w:val="63028925"/>
    <w:rsid w:val="63502094"/>
    <w:rsid w:val="635268EA"/>
    <w:rsid w:val="63694625"/>
    <w:rsid w:val="6379B501"/>
    <w:rsid w:val="63855BDB"/>
    <w:rsid w:val="639316DB"/>
    <w:rsid w:val="63955000"/>
    <w:rsid w:val="63B7F51B"/>
    <w:rsid w:val="6408C579"/>
    <w:rsid w:val="640A0C36"/>
    <w:rsid w:val="640CED9A"/>
    <w:rsid w:val="6412BAF7"/>
    <w:rsid w:val="641A0E0A"/>
    <w:rsid w:val="6463417C"/>
    <w:rsid w:val="64811CF1"/>
    <w:rsid w:val="6491E302"/>
    <w:rsid w:val="6494FC2D"/>
    <w:rsid w:val="64ADE044"/>
    <w:rsid w:val="64B5DC46"/>
    <w:rsid w:val="64CF2396"/>
    <w:rsid w:val="64EB8BBA"/>
    <w:rsid w:val="64F6C0FE"/>
    <w:rsid w:val="650A1508"/>
    <w:rsid w:val="650E6A6A"/>
    <w:rsid w:val="6514DAD5"/>
    <w:rsid w:val="65306FDC"/>
    <w:rsid w:val="6532E0C8"/>
    <w:rsid w:val="6540512D"/>
    <w:rsid w:val="656120DA"/>
    <w:rsid w:val="65758AFA"/>
    <w:rsid w:val="657C3E51"/>
    <w:rsid w:val="65854FF2"/>
    <w:rsid w:val="65999951"/>
    <w:rsid w:val="65A3B578"/>
    <w:rsid w:val="65B1F042"/>
    <w:rsid w:val="65D94C63"/>
    <w:rsid w:val="65E07F42"/>
    <w:rsid w:val="6621666B"/>
    <w:rsid w:val="66254554"/>
    <w:rsid w:val="662677F0"/>
    <w:rsid w:val="6648AFA3"/>
    <w:rsid w:val="66556914"/>
    <w:rsid w:val="665D05F5"/>
    <w:rsid w:val="668A3560"/>
    <w:rsid w:val="66A846C5"/>
    <w:rsid w:val="66BD74CC"/>
    <w:rsid w:val="66C4D759"/>
    <w:rsid w:val="6709559F"/>
    <w:rsid w:val="671228AA"/>
    <w:rsid w:val="675339EB"/>
    <w:rsid w:val="675579A0"/>
    <w:rsid w:val="675E7647"/>
    <w:rsid w:val="67AF711E"/>
    <w:rsid w:val="67BAFA43"/>
    <w:rsid w:val="67C2CEE3"/>
    <w:rsid w:val="67D578E0"/>
    <w:rsid w:val="67DA7A50"/>
    <w:rsid w:val="68066F33"/>
    <w:rsid w:val="686D98E0"/>
    <w:rsid w:val="68739751"/>
    <w:rsid w:val="689BF585"/>
    <w:rsid w:val="68A83F39"/>
    <w:rsid w:val="68EA2E8F"/>
    <w:rsid w:val="68F65CE1"/>
    <w:rsid w:val="69034BDF"/>
    <w:rsid w:val="6913CBCE"/>
    <w:rsid w:val="692222A8"/>
    <w:rsid w:val="692A480A"/>
    <w:rsid w:val="692A9A6F"/>
    <w:rsid w:val="693D3A5A"/>
    <w:rsid w:val="696604F0"/>
    <w:rsid w:val="697C0FF9"/>
    <w:rsid w:val="697C4BBD"/>
    <w:rsid w:val="697D9B59"/>
    <w:rsid w:val="698D2503"/>
    <w:rsid w:val="699BFB3B"/>
    <w:rsid w:val="69D4CF30"/>
    <w:rsid w:val="69DFFB18"/>
    <w:rsid w:val="69F6A604"/>
    <w:rsid w:val="6A03FD4F"/>
    <w:rsid w:val="6A20A547"/>
    <w:rsid w:val="6A2DCE5E"/>
    <w:rsid w:val="6A33A0BD"/>
    <w:rsid w:val="6A3DAC17"/>
    <w:rsid w:val="6A3FA056"/>
    <w:rsid w:val="6A426DCB"/>
    <w:rsid w:val="6A65A119"/>
    <w:rsid w:val="6A66B9D4"/>
    <w:rsid w:val="6A8B4433"/>
    <w:rsid w:val="6AA5838F"/>
    <w:rsid w:val="6AE80884"/>
    <w:rsid w:val="6AED2BFA"/>
    <w:rsid w:val="6AF4C700"/>
    <w:rsid w:val="6AFA317F"/>
    <w:rsid w:val="6AFA9B7A"/>
    <w:rsid w:val="6AFCFB6F"/>
    <w:rsid w:val="6B1E7E50"/>
    <w:rsid w:val="6B4FDF61"/>
    <w:rsid w:val="6B641CBB"/>
    <w:rsid w:val="6B7C3C84"/>
    <w:rsid w:val="6B89B9B4"/>
    <w:rsid w:val="6B8AD259"/>
    <w:rsid w:val="6BD533E8"/>
    <w:rsid w:val="6BD7BEE8"/>
    <w:rsid w:val="6BF8CF35"/>
    <w:rsid w:val="6C1F2E89"/>
    <w:rsid w:val="6C3006C8"/>
    <w:rsid w:val="6C508675"/>
    <w:rsid w:val="6C5C7456"/>
    <w:rsid w:val="6C72E922"/>
    <w:rsid w:val="6C824F28"/>
    <w:rsid w:val="6CA9A986"/>
    <w:rsid w:val="6CAC6A76"/>
    <w:rsid w:val="6CF1330B"/>
    <w:rsid w:val="6D16AB94"/>
    <w:rsid w:val="6D3E5953"/>
    <w:rsid w:val="6D6A1658"/>
    <w:rsid w:val="6D6DAF8D"/>
    <w:rsid w:val="6D7AE814"/>
    <w:rsid w:val="6D8B419A"/>
    <w:rsid w:val="6D972C57"/>
    <w:rsid w:val="6D9C009A"/>
    <w:rsid w:val="6DAEC80D"/>
    <w:rsid w:val="6E0AB6E6"/>
    <w:rsid w:val="6E18376A"/>
    <w:rsid w:val="6E314B17"/>
    <w:rsid w:val="6E447F3F"/>
    <w:rsid w:val="6E47B95E"/>
    <w:rsid w:val="6E4C9425"/>
    <w:rsid w:val="6E6C118D"/>
    <w:rsid w:val="6E71502E"/>
    <w:rsid w:val="6E994859"/>
    <w:rsid w:val="6E9C0167"/>
    <w:rsid w:val="6EA0E6E7"/>
    <w:rsid w:val="6EBF8A9A"/>
    <w:rsid w:val="6EC1D0EA"/>
    <w:rsid w:val="6EC9FB30"/>
    <w:rsid w:val="6EE0E4FB"/>
    <w:rsid w:val="6EEA6A81"/>
    <w:rsid w:val="6F07BF12"/>
    <w:rsid w:val="6F2485A4"/>
    <w:rsid w:val="6F4A5994"/>
    <w:rsid w:val="6F5C0C2E"/>
    <w:rsid w:val="6F5FF3C7"/>
    <w:rsid w:val="6F7299A1"/>
    <w:rsid w:val="6F7FDE06"/>
    <w:rsid w:val="6FB6A20F"/>
    <w:rsid w:val="6FB80A93"/>
    <w:rsid w:val="6FC5873A"/>
    <w:rsid w:val="6FF13A49"/>
    <w:rsid w:val="70079532"/>
    <w:rsid w:val="701651B7"/>
    <w:rsid w:val="703B6FE7"/>
    <w:rsid w:val="7066E20A"/>
    <w:rsid w:val="7070B012"/>
    <w:rsid w:val="708340B6"/>
    <w:rsid w:val="7097BB3F"/>
    <w:rsid w:val="709FCE0C"/>
    <w:rsid w:val="70D7036E"/>
    <w:rsid w:val="71122438"/>
    <w:rsid w:val="7113BBBD"/>
    <w:rsid w:val="711C5B3D"/>
    <w:rsid w:val="711C8342"/>
    <w:rsid w:val="71364809"/>
    <w:rsid w:val="71367C67"/>
    <w:rsid w:val="716F9CAA"/>
    <w:rsid w:val="7192A2E0"/>
    <w:rsid w:val="71A06AE3"/>
    <w:rsid w:val="71A67129"/>
    <w:rsid w:val="71AD242B"/>
    <w:rsid w:val="71C81149"/>
    <w:rsid w:val="71D40735"/>
    <w:rsid w:val="71EABB07"/>
    <w:rsid w:val="71F548D8"/>
    <w:rsid w:val="71F95F7D"/>
    <w:rsid w:val="726865EE"/>
    <w:rsid w:val="727855C6"/>
    <w:rsid w:val="72E20834"/>
    <w:rsid w:val="73067A7F"/>
    <w:rsid w:val="7319B0A0"/>
    <w:rsid w:val="732D81AC"/>
    <w:rsid w:val="732E761B"/>
    <w:rsid w:val="73412B4C"/>
    <w:rsid w:val="734354D4"/>
    <w:rsid w:val="7349D5A7"/>
    <w:rsid w:val="737190C3"/>
    <w:rsid w:val="73732E02"/>
    <w:rsid w:val="7391CEB4"/>
    <w:rsid w:val="73A6FF98"/>
    <w:rsid w:val="73B91359"/>
    <w:rsid w:val="73CF10BF"/>
    <w:rsid w:val="73DED1FC"/>
    <w:rsid w:val="73FD0324"/>
    <w:rsid w:val="740D31B4"/>
    <w:rsid w:val="74285E5D"/>
    <w:rsid w:val="747BC3BD"/>
    <w:rsid w:val="747C3704"/>
    <w:rsid w:val="747D950B"/>
    <w:rsid w:val="7484938A"/>
    <w:rsid w:val="7489FBE8"/>
    <w:rsid w:val="74AAC542"/>
    <w:rsid w:val="74C7802C"/>
    <w:rsid w:val="74D288C4"/>
    <w:rsid w:val="74FAB108"/>
    <w:rsid w:val="7537EBFD"/>
    <w:rsid w:val="75431DE7"/>
    <w:rsid w:val="75539F61"/>
    <w:rsid w:val="75724A5D"/>
    <w:rsid w:val="75B1F40A"/>
    <w:rsid w:val="75C4C328"/>
    <w:rsid w:val="75CF600E"/>
    <w:rsid w:val="75D2874D"/>
    <w:rsid w:val="75E62EA7"/>
    <w:rsid w:val="7603AB18"/>
    <w:rsid w:val="7625B9A9"/>
    <w:rsid w:val="76285D96"/>
    <w:rsid w:val="765C255E"/>
    <w:rsid w:val="76603990"/>
    <w:rsid w:val="7666EFCD"/>
    <w:rsid w:val="767A3D76"/>
    <w:rsid w:val="7699BCFE"/>
    <w:rsid w:val="76C1F960"/>
    <w:rsid w:val="76E31BBC"/>
    <w:rsid w:val="76E44407"/>
    <w:rsid w:val="76FD493C"/>
    <w:rsid w:val="770CCDAA"/>
    <w:rsid w:val="77324677"/>
    <w:rsid w:val="77336854"/>
    <w:rsid w:val="775DD242"/>
    <w:rsid w:val="776B1D17"/>
    <w:rsid w:val="77A5B54C"/>
    <w:rsid w:val="77A838B4"/>
    <w:rsid w:val="77B4B729"/>
    <w:rsid w:val="77C812CE"/>
    <w:rsid w:val="77CA95D8"/>
    <w:rsid w:val="77D5612D"/>
    <w:rsid w:val="77DD56D0"/>
    <w:rsid w:val="77F99EEF"/>
    <w:rsid w:val="77FAE8B3"/>
    <w:rsid w:val="78000B80"/>
    <w:rsid w:val="781125B5"/>
    <w:rsid w:val="78333915"/>
    <w:rsid w:val="783A38BD"/>
    <w:rsid w:val="78666936"/>
    <w:rsid w:val="7874F955"/>
    <w:rsid w:val="78895637"/>
    <w:rsid w:val="788DD755"/>
    <w:rsid w:val="78975C37"/>
    <w:rsid w:val="78AC9502"/>
    <w:rsid w:val="78B21E8F"/>
    <w:rsid w:val="78C62671"/>
    <w:rsid w:val="78D6FAD5"/>
    <w:rsid w:val="78E2764A"/>
    <w:rsid w:val="78F6C730"/>
    <w:rsid w:val="78FF6E8B"/>
    <w:rsid w:val="79127C2E"/>
    <w:rsid w:val="7947676A"/>
    <w:rsid w:val="79515A1C"/>
    <w:rsid w:val="79572DD4"/>
    <w:rsid w:val="799CF59C"/>
    <w:rsid w:val="79AF564F"/>
    <w:rsid w:val="79C09893"/>
    <w:rsid w:val="79CD517E"/>
    <w:rsid w:val="79E07245"/>
    <w:rsid w:val="79E3D98C"/>
    <w:rsid w:val="7A148C9E"/>
    <w:rsid w:val="7A15F665"/>
    <w:rsid w:val="7A1B13FF"/>
    <w:rsid w:val="7A1BED6A"/>
    <w:rsid w:val="7A34FCEC"/>
    <w:rsid w:val="7A3E25AC"/>
    <w:rsid w:val="7A426452"/>
    <w:rsid w:val="7A47192D"/>
    <w:rsid w:val="7A4C3126"/>
    <w:rsid w:val="7A644A16"/>
    <w:rsid w:val="7A9FDBDD"/>
    <w:rsid w:val="7AAC918E"/>
    <w:rsid w:val="7ACEEAE3"/>
    <w:rsid w:val="7AD8A041"/>
    <w:rsid w:val="7ADE7C7C"/>
    <w:rsid w:val="7B027807"/>
    <w:rsid w:val="7B38D8EE"/>
    <w:rsid w:val="7B4EB788"/>
    <w:rsid w:val="7B88E8A1"/>
    <w:rsid w:val="7B9E050D"/>
    <w:rsid w:val="7BA7C8A2"/>
    <w:rsid w:val="7BC7DACF"/>
    <w:rsid w:val="7BD07284"/>
    <w:rsid w:val="7BD2D9D9"/>
    <w:rsid w:val="7BD359EC"/>
    <w:rsid w:val="7C033C6C"/>
    <w:rsid w:val="7C173800"/>
    <w:rsid w:val="7C3DC802"/>
    <w:rsid w:val="7C3FB088"/>
    <w:rsid w:val="7C4E8A02"/>
    <w:rsid w:val="7C75AE35"/>
    <w:rsid w:val="7C9CEEE4"/>
    <w:rsid w:val="7C9F11E4"/>
    <w:rsid w:val="7CA35D0C"/>
    <w:rsid w:val="7CA88E63"/>
    <w:rsid w:val="7CC4A722"/>
    <w:rsid w:val="7CCC75A5"/>
    <w:rsid w:val="7CDC4054"/>
    <w:rsid w:val="7CDF2418"/>
    <w:rsid w:val="7CF0EECF"/>
    <w:rsid w:val="7D1BDC56"/>
    <w:rsid w:val="7D3405CC"/>
    <w:rsid w:val="7D35AC65"/>
    <w:rsid w:val="7D5D2505"/>
    <w:rsid w:val="7D74FBC5"/>
    <w:rsid w:val="7DA0EAF5"/>
    <w:rsid w:val="7DCEB451"/>
    <w:rsid w:val="7DCF0487"/>
    <w:rsid w:val="7DE66CB7"/>
    <w:rsid w:val="7E0EEDB5"/>
    <w:rsid w:val="7E536162"/>
    <w:rsid w:val="7E5E2665"/>
    <w:rsid w:val="7E620D26"/>
    <w:rsid w:val="7E686B5A"/>
    <w:rsid w:val="7E7D606B"/>
    <w:rsid w:val="7E9A54BF"/>
    <w:rsid w:val="7EFFE292"/>
    <w:rsid w:val="7F0ED498"/>
    <w:rsid w:val="7F327E2F"/>
    <w:rsid w:val="7F569F60"/>
    <w:rsid w:val="7F5A73A3"/>
    <w:rsid w:val="7F705620"/>
    <w:rsid w:val="7F76D219"/>
    <w:rsid w:val="7F91086A"/>
    <w:rsid w:val="7FA3CACD"/>
    <w:rsid w:val="7FA609E2"/>
    <w:rsid w:val="7FE46436"/>
    <w:rsid w:val="7FF5D6CA"/>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AF73E7"/>
  <w15:chartTrackingRefBased/>
  <w15:docId w15:val="{D0A4D207-5CDA-43C6-B38F-42AD6A50E7C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257191"/>
    <w:pPr>
      <w:jc w:val="both"/>
    </w:pPr>
    <w:rPr>
      <w:rFonts w:ascii="Arial" w:hAnsi="Arial"/>
      <w:sz w:val="24"/>
    </w:rPr>
  </w:style>
  <w:style w:type="paragraph" w:styleId="Heading1">
    <w:name w:val="heading 1"/>
    <w:basedOn w:val="Normal"/>
    <w:next w:val="Normal"/>
    <w:link w:val="Heading1Char"/>
    <w:uiPriority w:val="9"/>
    <w:qFormat/>
    <w:rsid w:val="00F96910"/>
    <w:pPr>
      <w:keepNext/>
      <w:keepLines/>
      <w:pageBreakBefore/>
      <w:numPr>
        <w:numId w:val="37"/>
      </w:numPr>
      <w:spacing w:before="240" w:after="240" w:line="360" w:lineRule="auto"/>
      <w:ind w:left="0" w:firstLine="0"/>
      <w:jc w:val="left"/>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F96910"/>
    <w:pPr>
      <w:keepNext/>
      <w:keepLines/>
      <w:numPr>
        <w:ilvl w:val="1"/>
        <w:numId w:val="37"/>
      </w:numPr>
      <w:spacing w:before="240" w:after="240" w:line="360" w:lineRule="auto"/>
      <w:ind w:left="0" w:firstLine="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F96910"/>
    <w:pPr>
      <w:keepNext/>
      <w:keepLines/>
      <w:numPr>
        <w:ilvl w:val="2"/>
        <w:numId w:val="37"/>
      </w:numPr>
      <w:spacing w:before="240" w:after="240" w:line="360" w:lineRule="auto"/>
      <w:ind w:left="0" w:firstLine="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257191"/>
    <w:pPr>
      <w:keepNext/>
      <w:keepLines/>
      <w:numPr>
        <w:ilvl w:val="3"/>
        <w:numId w:val="37"/>
      </w:numPr>
      <w:spacing w:before="40" w:after="0"/>
      <w:outlineLvl w:val="3"/>
    </w:pPr>
    <w:rPr>
      <w:rFonts w:eastAsiaTheme="majorEastAsia" w:cstheme="majorBidi"/>
      <w:iCs/>
      <w:color w:val="000000" w:themeColor="text1"/>
    </w:rPr>
  </w:style>
  <w:style w:type="paragraph" w:styleId="Heading5">
    <w:name w:val="heading 5"/>
    <w:basedOn w:val="Normal"/>
    <w:next w:val="Normal"/>
    <w:link w:val="Heading5Char"/>
    <w:uiPriority w:val="9"/>
    <w:semiHidden/>
    <w:unhideWhenUsed/>
    <w:rsid w:val="00257191"/>
    <w:pPr>
      <w:keepNext/>
      <w:keepLines/>
      <w:numPr>
        <w:ilvl w:val="4"/>
        <w:numId w:val="37"/>
      </w:numPr>
      <w:spacing w:before="40" w:after="0"/>
      <w:outlineLvl w:val="4"/>
    </w:pPr>
    <w:rPr>
      <w:rFonts w:asciiTheme="majorHAnsi" w:hAnsiTheme="majorHAnsi" w:eastAsiaTheme="majorEastAsia" w:cstheme="majorBidi"/>
      <w:i/>
    </w:rPr>
  </w:style>
  <w:style w:type="paragraph" w:styleId="Heading6">
    <w:name w:val="heading 6"/>
    <w:basedOn w:val="Normal"/>
    <w:next w:val="Normal"/>
    <w:link w:val="Heading6Char"/>
    <w:uiPriority w:val="9"/>
    <w:semiHidden/>
    <w:unhideWhenUsed/>
    <w:qFormat/>
    <w:rsid w:val="003066AF"/>
    <w:pPr>
      <w:keepNext/>
      <w:keepLines/>
      <w:numPr>
        <w:ilvl w:val="5"/>
        <w:numId w:val="13"/>
      </w:numPr>
      <w:spacing w:before="40" w:after="0"/>
      <w:outlineLvl w:val="5"/>
    </w:pPr>
    <w:rPr>
      <w:rFonts w:asciiTheme="majorHAnsi" w:hAnsiTheme="majorHAnsi" w:eastAsiaTheme="majorEastAsia" w:cstheme="majorBidi"/>
      <w:color w:val="1F4D78" w:themeColor="accent1" w:themeShade="7F"/>
    </w:rPr>
  </w:style>
  <w:style w:type="paragraph" w:styleId="Heading7">
    <w:name w:val="heading 7"/>
    <w:basedOn w:val="Normal"/>
    <w:next w:val="Normal"/>
    <w:link w:val="Heading7Char"/>
    <w:uiPriority w:val="9"/>
    <w:semiHidden/>
    <w:unhideWhenUsed/>
    <w:qFormat/>
    <w:rsid w:val="003066AF"/>
    <w:pPr>
      <w:keepNext/>
      <w:keepLines/>
      <w:numPr>
        <w:ilvl w:val="6"/>
        <w:numId w:val="13"/>
      </w:numPr>
      <w:spacing w:before="40" w:after="0"/>
      <w:outlineLvl w:val="6"/>
    </w:pPr>
    <w:rPr>
      <w:rFonts w:asciiTheme="majorHAnsi" w:hAnsiTheme="majorHAnsi" w:eastAsiaTheme="majorEastAsia" w:cstheme="majorBidi"/>
      <w:i/>
      <w:iCs/>
      <w:color w:val="1F4D78" w:themeColor="accent1" w:themeShade="7F"/>
    </w:rPr>
  </w:style>
  <w:style w:type="paragraph" w:styleId="Heading8">
    <w:name w:val="heading 8"/>
    <w:basedOn w:val="Normal"/>
    <w:next w:val="Normal"/>
    <w:link w:val="Heading8Char"/>
    <w:uiPriority w:val="9"/>
    <w:semiHidden/>
    <w:unhideWhenUsed/>
    <w:qFormat/>
    <w:rsid w:val="003066AF"/>
    <w:pPr>
      <w:keepNext/>
      <w:keepLines/>
      <w:numPr>
        <w:ilvl w:val="7"/>
        <w:numId w:val="13"/>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066AF"/>
    <w:pPr>
      <w:keepNext/>
      <w:keepLines/>
      <w:numPr>
        <w:ilvl w:val="8"/>
        <w:numId w:val="13"/>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C21D3F"/>
    <w:pPr>
      <w:tabs>
        <w:tab w:val="center" w:pos="4252"/>
        <w:tab w:val="right" w:pos="8504"/>
      </w:tabs>
      <w:spacing w:after="0" w:line="240" w:lineRule="auto"/>
    </w:pPr>
  </w:style>
  <w:style w:type="character" w:styleId="HeaderChar" w:customStyle="1">
    <w:name w:val="Header Char"/>
    <w:basedOn w:val="DefaultParagraphFont"/>
    <w:link w:val="Header"/>
    <w:uiPriority w:val="99"/>
    <w:rsid w:val="00C21D3F"/>
  </w:style>
  <w:style w:type="paragraph" w:styleId="Footer">
    <w:name w:val="footer"/>
    <w:basedOn w:val="Normal"/>
    <w:link w:val="FooterChar"/>
    <w:uiPriority w:val="99"/>
    <w:unhideWhenUsed/>
    <w:rsid w:val="00C21D3F"/>
    <w:pPr>
      <w:tabs>
        <w:tab w:val="center" w:pos="4252"/>
        <w:tab w:val="right" w:pos="8504"/>
      </w:tabs>
      <w:spacing w:after="0" w:line="240" w:lineRule="auto"/>
    </w:pPr>
  </w:style>
  <w:style w:type="character" w:styleId="FooterChar" w:customStyle="1">
    <w:name w:val="Footer Char"/>
    <w:basedOn w:val="DefaultParagraphFont"/>
    <w:link w:val="Footer"/>
    <w:uiPriority w:val="99"/>
    <w:rsid w:val="00C21D3F"/>
  </w:style>
  <w:style w:type="character" w:styleId="Heading1Char" w:customStyle="1">
    <w:name w:val="Heading 1 Char"/>
    <w:basedOn w:val="DefaultParagraphFont"/>
    <w:link w:val="Heading1"/>
    <w:uiPriority w:val="9"/>
    <w:rsid w:val="00F96910"/>
    <w:rPr>
      <w:rFonts w:ascii="Arial" w:hAnsi="Arial" w:eastAsiaTheme="majorEastAsia" w:cstheme="majorBidi"/>
      <w:b/>
      <w:color w:val="000000" w:themeColor="text1"/>
      <w:sz w:val="24"/>
      <w:szCs w:val="32"/>
    </w:rPr>
  </w:style>
  <w:style w:type="paragraph" w:styleId="NoSpacing">
    <w:name w:val="No Spacing"/>
    <w:uiPriority w:val="1"/>
    <w:rsid w:val="003066AF"/>
    <w:pPr>
      <w:spacing w:after="0" w:line="240" w:lineRule="auto"/>
    </w:pPr>
  </w:style>
  <w:style w:type="character" w:styleId="Heading2Char" w:customStyle="1">
    <w:name w:val="Heading 2 Char"/>
    <w:basedOn w:val="DefaultParagraphFont"/>
    <w:link w:val="Heading2"/>
    <w:uiPriority w:val="9"/>
    <w:rsid w:val="00F96910"/>
    <w:rPr>
      <w:rFonts w:ascii="Arial" w:hAnsi="Arial" w:eastAsiaTheme="majorEastAsia" w:cstheme="majorBidi"/>
      <w:sz w:val="24"/>
      <w:szCs w:val="26"/>
    </w:rPr>
  </w:style>
  <w:style w:type="character" w:styleId="Heading3Char" w:customStyle="1">
    <w:name w:val="Heading 3 Char"/>
    <w:basedOn w:val="DefaultParagraphFont"/>
    <w:link w:val="Heading3"/>
    <w:uiPriority w:val="9"/>
    <w:rsid w:val="00F96910"/>
    <w:rPr>
      <w:rFonts w:ascii="Arial" w:hAnsi="Arial" w:eastAsiaTheme="majorEastAsia" w:cstheme="majorBidi"/>
      <w:b/>
      <w:color w:val="000000" w:themeColor="text1"/>
      <w:sz w:val="24"/>
      <w:szCs w:val="24"/>
    </w:rPr>
  </w:style>
  <w:style w:type="character" w:styleId="Heading4Char" w:customStyle="1">
    <w:name w:val="Heading 4 Char"/>
    <w:basedOn w:val="DefaultParagraphFont"/>
    <w:link w:val="Heading4"/>
    <w:uiPriority w:val="9"/>
    <w:rsid w:val="00257191"/>
    <w:rPr>
      <w:rFonts w:ascii="Arial" w:hAnsi="Arial" w:eastAsiaTheme="majorEastAsia" w:cstheme="majorBidi"/>
      <w:iCs/>
      <w:color w:val="000000" w:themeColor="text1"/>
      <w:sz w:val="24"/>
    </w:rPr>
  </w:style>
  <w:style w:type="character" w:styleId="Heading5Char" w:customStyle="1">
    <w:name w:val="Heading 5 Char"/>
    <w:basedOn w:val="DefaultParagraphFont"/>
    <w:link w:val="Heading5"/>
    <w:uiPriority w:val="9"/>
    <w:semiHidden/>
    <w:rsid w:val="00257191"/>
    <w:rPr>
      <w:rFonts w:asciiTheme="majorHAnsi" w:hAnsiTheme="majorHAnsi" w:eastAsiaTheme="majorEastAsia" w:cstheme="majorBidi"/>
      <w:i/>
      <w:sz w:val="24"/>
    </w:rPr>
  </w:style>
  <w:style w:type="character" w:styleId="Heading6Char" w:customStyle="1">
    <w:name w:val="Heading 6 Char"/>
    <w:basedOn w:val="DefaultParagraphFont"/>
    <w:link w:val="Heading6"/>
    <w:uiPriority w:val="9"/>
    <w:semiHidden/>
    <w:rsid w:val="003066AF"/>
    <w:rPr>
      <w:rFonts w:asciiTheme="majorHAnsi" w:hAnsiTheme="majorHAnsi" w:eastAsiaTheme="majorEastAsia" w:cstheme="majorBidi"/>
      <w:color w:val="1F4D78" w:themeColor="accent1" w:themeShade="7F"/>
      <w:sz w:val="24"/>
    </w:rPr>
  </w:style>
  <w:style w:type="character" w:styleId="Heading7Char" w:customStyle="1">
    <w:name w:val="Heading 7 Char"/>
    <w:basedOn w:val="DefaultParagraphFont"/>
    <w:link w:val="Heading7"/>
    <w:uiPriority w:val="9"/>
    <w:semiHidden/>
    <w:rsid w:val="003066AF"/>
    <w:rPr>
      <w:rFonts w:asciiTheme="majorHAnsi" w:hAnsiTheme="majorHAnsi" w:eastAsiaTheme="majorEastAsia" w:cstheme="majorBidi"/>
      <w:i/>
      <w:iCs/>
      <w:color w:val="1F4D78" w:themeColor="accent1" w:themeShade="7F"/>
      <w:sz w:val="24"/>
    </w:rPr>
  </w:style>
  <w:style w:type="character" w:styleId="Heading8Char" w:customStyle="1">
    <w:name w:val="Heading 8 Char"/>
    <w:basedOn w:val="DefaultParagraphFont"/>
    <w:link w:val="Heading8"/>
    <w:uiPriority w:val="9"/>
    <w:semiHidden/>
    <w:rsid w:val="003066AF"/>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3066AF"/>
    <w:rPr>
      <w:rFonts w:asciiTheme="majorHAnsi" w:hAnsiTheme="majorHAnsi" w:eastAsiaTheme="majorEastAsia" w:cstheme="majorBidi"/>
      <w:i/>
      <w:iCs/>
      <w:color w:val="272727" w:themeColor="text1" w:themeTint="D8"/>
      <w:sz w:val="21"/>
      <w:szCs w:val="21"/>
    </w:rPr>
  </w:style>
  <w:style w:type="paragraph" w:styleId="ListParagraph">
    <w:name w:val="List Paragraph"/>
    <w:basedOn w:val="Normal"/>
    <w:uiPriority w:val="34"/>
    <w:rsid w:val="00A45BA3"/>
    <w:pPr>
      <w:spacing w:line="240" w:lineRule="auto"/>
      <w:ind w:left="720"/>
      <w:contextualSpacing/>
    </w:pPr>
  </w:style>
  <w:style w:type="paragraph" w:styleId="Quote">
    <w:name w:val="Quote"/>
    <w:basedOn w:val="Heading3"/>
    <w:next w:val="Normal"/>
    <w:link w:val="QuoteChar"/>
    <w:uiPriority w:val="29"/>
    <w:rsid w:val="00A45BA3"/>
    <w:pPr>
      <w:spacing w:line="240" w:lineRule="auto"/>
    </w:pPr>
  </w:style>
  <w:style w:type="character" w:styleId="QuoteChar" w:customStyle="1">
    <w:name w:val="Quote Char"/>
    <w:basedOn w:val="DefaultParagraphFont"/>
    <w:link w:val="Quote"/>
    <w:uiPriority w:val="29"/>
    <w:rsid w:val="00A45BA3"/>
    <w:rPr>
      <w:rFonts w:ascii="Arial" w:hAnsi="Arial" w:eastAsiaTheme="majorEastAsia" w:cstheme="majorBidi"/>
      <w:b/>
      <w:bCs/>
      <w:color w:val="000000" w:themeColor="text1"/>
      <w:sz w:val="24"/>
      <w:szCs w:val="24"/>
    </w:rPr>
  </w:style>
  <w:style w:type="paragraph" w:styleId="Title">
    <w:name w:val="Title"/>
    <w:aliases w:val="Seções pré-textuais"/>
    <w:basedOn w:val="Heading3"/>
    <w:next w:val="Normal"/>
    <w:link w:val="TitleChar"/>
    <w:uiPriority w:val="10"/>
    <w:rsid w:val="00A45BA3"/>
    <w:pPr>
      <w:spacing w:line="240" w:lineRule="auto"/>
    </w:pPr>
  </w:style>
  <w:style w:type="character" w:styleId="TitleChar" w:customStyle="1">
    <w:name w:val="Title Char"/>
    <w:aliases w:val="Seções pré-textuais Char"/>
    <w:basedOn w:val="DefaultParagraphFont"/>
    <w:link w:val="Title"/>
    <w:uiPriority w:val="10"/>
    <w:rsid w:val="00A45BA3"/>
    <w:rPr>
      <w:rFonts w:ascii="Arial" w:hAnsi="Arial" w:eastAsiaTheme="majorEastAsia" w:cstheme="majorBidi"/>
      <w:b/>
      <w:bCs/>
      <w:color w:val="000000" w:themeColor="text1"/>
      <w:sz w:val="24"/>
      <w:szCs w:val="24"/>
    </w:rPr>
  </w:style>
  <w:style w:type="paragraph" w:styleId="Caption">
    <w:name w:val="caption"/>
    <w:basedOn w:val="Normal"/>
    <w:next w:val="Normal"/>
    <w:qFormat/>
    <w:rsid w:val="004B7838"/>
    <w:pPr>
      <w:spacing w:after="0" w:line="240" w:lineRule="auto"/>
      <w:jc w:val="left"/>
    </w:pPr>
    <w:rPr>
      <w:rFonts w:ascii="Times New Roman" w:hAnsi="Times New Roman" w:eastAsia="Times New Roman" w:cs="Times New Roman"/>
      <w:b/>
      <w:bCs/>
      <w:sz w:val="20"/>
      <w:szCs w:val="20"/>
      <w:lang w:eastAsia="pt-BR"/>
    </w:rPr>
  </w:style>
  <w:style w:type="paragraph" w:styleId="Subtitle">
    <w:name w:val="Subtitle"/>
    <w:aliases w:val="Referências"/>
    <w:basedOn w:val="Normal"/>
    <w:next w:val="Normal"/>
    <w:link w:val="SubtitleChar"/>
    <w:uiPriority w:val="11"/>
    <w:rsid w:val="0062379B"/>
    <w:pPr>
      <w:numPr>
        <w:ilvl w:val="1"/>
      </w:numPr>
    </w:pPr>
    <w:rPr>
      <w:rFonts w:eastAsiaTheme="minorEastAsia"/>
      <w:color w:val="000000" w:themeColor="text1"/>
      <w:spacing w:val="15"/>
      <w:sz w:val="18"/>
    </w:rPr>
  </w:style>
  <w:style w:type="character" w:styleId="SubtitleChar" w:customStyle="1">
    <w:name w:val="Subtitle Char"/>
    <w:aliases w:val="Referências Char"/>
    <w:basedOn w:val="DefaultParagraphFont"/>
    <w:link w:val="Subtitle"/>
    <w:uiPriority w:val="11"/>
    <w:rsid w:val="0062379B"/>
    <w:rPr>
      <w:rFonts w:ascii="Arial" w:hAnsi="Arial" w:eastAsiaTheme="minorEastAsia"/>
      <w:color w:val="000000" w:themeColor="text1"/>
      <w:spacing w:val="15"/>
      <w:sz w:val="18"/>
    </w:rPr>
  </w:style>
  <w:style w:type="table" w:styleId="TableGrid">
    <w:name w:val="Table Grid"/>
    <w:basedOn w:val="TableNormal"/>
    <w:uiPriority w:val="39"/>
    <w:rsid w:val="00A44E05"/>
    <w:pPr>
      <w:spacing w:after="0" w:line="240" w:lineRule="auto"/>
    </w:pPr>
    <w:tblPr/>
  </w:style>
  <w:style w:type="paragraph" w:styleId="Default" w:customStyle="1">
    <w:name w:val="Default"/>
    <w:rsid w:val="00A44E05"/>
    <w:pPr>
      <w:autoSpaceDE w:val="0"/>
      <w:autoSpaceDN w:val="0"/>
      <w:adjustRightInd w:val="0"/>
      <w:spacing w:after="0" w:line="240" w:lineRule="auto"/>
    </w:pPr>
    <w:rPr>
      <w:rFonts w:ascii="Arial" w:hAnsi="Arial" w:cs="Arial"/>
      <w:color w:val="000000"/>
      <w:sz w:val="24"/>
      <w:szCs w:val="24"/>
    </w:rPr>
  </w:style>
  <w:style w:type="paragraph" w:styleId="TOCHeading">
    <w:name w:val="TOC Heading"/>
    <w:basedOn w:val="Heading1"/>
    <w:next w:val="Normal"/>
    <w:uiPriority w:val="39"/>
    <w:unhideWhenUsed/>
    <w:rsid w:val="00716FBF"/>
    <w:pPr>
      <w:pageBreakBefore w:val="0"/>
      <w:outlineLvl w:val="9"/>
    </w:pPr>
    <w:rPr>
      <w:rFonts w:asciiTheme="majorHAnsi" w:hAnsiTheme="majorHAnsi"/>
      <w:b w:val="0"/>
      <w:color w:val="2E74B5" w:themeColor="accent1" w:themeShade="BF"/>
      <w:sz w:val="32"/>
      <w:lang w:eastAsia="pt-BR"/>
    </w:rPr>
  </w:style>
  <w:style w:type="paragraph" w:styleId="TOC1">
    <w:name w:val="toc 1"/>
    <w:basedOn w:val="Normal"/>
    <w:next w:val="Normal"/>
    <w:autoRedefine/>
    <w:uiPriority w:val="39"/>
    <w:unhideWhenUsed/>
    <w:rsid w:val="00716FBF"/>
    <w:pPr>
      <w:spacing w:after="100"/>
    </w:pPr>
  </w:style>
  <w:style w:type="paragraph" w:styleId="TOC2">
    <w:name w:val="toc 2"/>
    <w:basedOn w:val="Normal"/>
    <w:next w:val="Normal"/>
    <w:autoRedefine/>
    <w:uiPriority w:val="39"/>
    <w:unhideWhenUsed/>
    <w:rsid w:val="008063C4"/>
    <w:pPr>
      <w:tabs>
        <w:tab w:val="left" w:pos="960"/>
        <w:tab w:val="right" w:leader="dot" w:pos="9061"/>
      </w:tabs>
      <w:spacing w:after="100"/>
      <w:ind w:left="240"/>
    </w:pPr>
    <w:rPr>
      <w:noProof/>
    </w:rPr>
  </w:style>
  <w:style w:type="paragraph" w:styleId="TOC3">
    <w:name w:val="toc 3"/>
    <w:basedOn w:val="Normal"/>
    <w:next w:val="Normal"/>
    <w:autoRedefine/>
    <w:uiPriority w:val="39"/>
    <w:unhideWhenUsed/>
    <w:rsid w:val="00716FBF"/>
    <w:pPr>
      <w:spacing w:after="100"/>
      <w:ind w:left="480"/>
    </w:pPr>
  </w:style>
  <w:style w:type="character" w:styleId="Hyperlink">
    <w:name w:val="Hyperlink"/>
    <w:basedOn w:val="DefaultParagraphFont"/>
    <w:uiPriority w:val="99"/>
    <w:unhideWhenUsed/>
    <w:rsid w:val="00716FBF"/>
    <w:rPr>
      <w:color w:val="0563C1" w:themeColor="hyperlink"/>
      <w:u w:val="single"/>
    </w:rPr>
  </w:style>
  <w:style w:type="character" w:styleId="katex-mathml" w:customStyle="1">
    <w:name w:val="katex-mathml"/>
    <w:basedOn w:val="DefaultParagraphFont"/>
    <w:rsid w:val="00C8489D"/>
  </w:style>
  <w:style w:type="character" w:styleId="mord" w:customStyle="1">
    <w:name w:val="mord"/>
    <w:basedOn w:val="DefaultParagraphFont"/>
    <w:rsid w:val="00C8489D"/>
  </w:style>
  <w:style w:type="character" w:styleId="mrel" w:customStyle="1">
    <w:name w:val="mrel"/>
    <w:basedOn w:val="DefaultParagraphFont"/>
    <w:rsid w:val="00C8489D"/>
  </w:style>
  <w:style w:type="character" w:styleId="mbin" w:customStyle="1">
    <w:name w:val="mbin"/>
    <w:basedOn w:val="DefaultParagraphFont"/>
    <w:rsid w:val="00C8489D"/>
  </w:style>
  <w:style w:type="character" w:styleId="Strong">
    <w:name w:val="Strong"/>
    <w:basedOn w:val="DefaultParagraphFont"/>
    <w:uiPriority w:val="22"/>
    <w:rsid w:val="00CE698B"/>
    <w:rPr>
      <w:b/>
      <w:bCs/>
    </w:rPr>
  </w:style>
  <w:style w:type="paragraph" w:styleId="NormalWeb">
    <w:name w:val="Normal (Web)"/>
    <w:basedOn w:val="Normal"/>
    <w:uiPriority w:val="99"/>
    <w:unhideWhenUsed/>
    <w:rsid w:val="003149B6"/>
    <w:pPr>
      <w:spacing w:before="100" w:beforeAutospacing="1" w:after="100" w:afterAutospacing="1" w:line="240" w:lineRule="auto"/>
      <w:jc w:val="left"/>
    </w:pPr>
    <w:rPr>
      <w:rFonts w:ascii="Times New Roman" w:hAnsi="Times New Roman" w:eastAsia="Times New Roman" w:cs="Times New Roman"/>
      <w:szCs w:val="24"/>
      <w:lang w:eastAsia="pt-BR"/>
    </w:rPr>
  </w:style>
  <w:style w:type="character" w:styleId="vlist-s" w:customStyle="1">
    <w:name w:val="vlist-s"/>
    <w:basedOn w:val="DefaultParagraphFont"/>
    <w:rsid w:val="003149B6"/>
  </w:style>
  <w:style w:type="character" w:styleId="mpunct" w:customStyle="1">
    <w:name w:val="mpunct"/>
    <w:basedOn w:val="DefaultParagraphFont"/>
    <w:rsid w:val="003149B6"/>
  </w:style>
  <w:style w:type="character" w:styleId="mopen" w:customStyle="1">
    <w:name w:val="mopen"/>
    <w:basedOn w:val="DefaultParagraphFont"/>
    <w:rsid w:val="003149B6"/>
  </w:style>
  <w:style w:type="character" w:styleId="mclose" w:customStyle="1">
    <w:name w:val="mclose"/>
    <w:basedOn w:val="DefaultParagraphFont"/>
    <w:rsid w:val="003149B6"/>
  </w:style>
  <w:style w:type="paragraph" w:styleId="TableofFigures">
    <w:name w:val="table of figures"/>
    <w:basedOn w:val="Normal"/>
    <w:next w:val="Normal"/>
    <w:uiPriority w:val="99"/>
    <w:unhideWhenUsed/>
    <w:rsid w:val="00F43314"/>
    <w:pPr>
      <w:spacing w:after="0"/>
    </w:pPr>
  </w:style>
  <w:style w:type="character" w:styleId="markedcontent" w:customStyle="1">
    <w:name w:val="markedcontent"/>
    <w:basedOn w:val="DefaultParagraphFont"/>
    <w:rsid w:val="00FA33CD"/>
  </w:style>
  <w:style w:type="character" w:styleId="CommentReference">
    <w:name w:val="Comment Reference"/>
    <w:basedOn w:val="DefaultParagraphFont"/>
    <w:uiPriority w:val="99"/>
    <w:semiHidden/>
    <w:unhideWhenUsed/>
    <w:rsid w:val="004E3A44"/>
    <w:rPr>
      <w:sz w:val="16"/>
      <w:szCs w:val="16"/>
    </w:rPr>
  </w:style>
  <w:style w:type="paragraph" w:styleId="CommentText">
    <w:name w:val="Comment Text"/>
    <w:basedOn w:val="Normal"/>
    <w:link w:val="CommentTextChar"/>
    <w:uiPriority w:val="99"/>
    <w:unhideWhenUsed/>
    <w:rsid w:val="004E3A44"/>
    <w:pPr>
      <w:spacing w:line="240" w:lineRule="auto"/>
    </w:pPr>
    <w:rPr>
      <w:sz w:val="20"/>
      <w:szCs w:val="20"/>
    </w:rPr>
  </w:style>
  <w:style w:type="character" w:styleId="CommentTextChar" w:customStyle="1">
    <w:name w:val="Comment Text Char"/>
    <w:basedOn w:val="DefaultParagraphFont"/>
    <w:link w:val="CommentText"/>
    <w:uiPriority w:val="99"/>
    <w:rsid w:val="004E3A44"/>
    <w:rPr>
      <w:rFonts w:ascii="Arial" w:hAnsi="Arial"/>
      <w:sz w:val="20"/>
      <w:szCs w:val="20"/>
    </w:rPr>
  </w:style>
  <w:style w:type="paragraph" w:styleId="CommentSubject">
    <w:name w:val="Comment Subject"/>
    <w:basedOn w:val="CommentText"/>
    <w:next w:val="CommentText"/>
    <w:link w:val="CommentSubjectChar"/>
    <w:uiPriority w:val="99"/>
    <w:semiHidden/>
    <w:unhideWhenUsed/>
    <w:rsid w:val="004E3A44"/>
    <w:rPr>
      <w:b/>
      <w:bCs/>
    </w:rPr>
  </w:style>
  <w:style w:type="character" w:styleId="CommentSubjectChar" w:customStyle="1">
    <w:name w:val="Comment Subject Char"/>
    <w:basedOn w:val="CommentTextChar"/>
    <w:link w:val="CommentSubject"/>
    <w:uiPriority w:val="99"/>
    <w:semiHidden/>
    <w:rsid w:val="004E3A44"/>
    <w:rPr>
      <w:rFonts w:ascii="Arial" w:hAnsi="Arial"/>
      <w:b/>
      <w:bCs/>
      <w:sz w:val="20"/>
      <w:szCs w:val="20"/>
    </w:rPr>
  </w:style>
  <w:style w:type="character" w:styleId="UnresolvedMention1" w:customStyle="1">
    <w:name w:val="Unresolved Mention1"/>
    <w:basedOn w:val="DefaultParagraphFont"/>
    <w:uiPriority w:val="99"/>
    <w:semiHidden/>
    <w:unhideWhenUsed/>
    <w:rsid w:val="00FB44C4"/>
    <w:rPr>
      <w:color w:val="605E5C"/>
      <w:shd w:val="clear" w:color="auto" w:fill="E1DFDD"/>
    </w:rPr>
  </w:style>
  <w:style w:type="character" w:styleId="Mention1" w:customStyle="1">
    <w:name w:val="Mention1"/>
    <w:basedOn w:val="DefaultParagraphFont"/>
    <w:uiPriority w:val="99"/>
    <w:unhideWhenUsed/>
    <w:rsid w:val="00FB44C4"/>
    <w:rPr>
      <w:color w:val="2B579A"/>
      <w:shd w:val="clear" w:color="auto" w:fill="E1DFDD"/>
    </w:rPr>
  </w:style>
  <w:style w:type="paragraph" w:styleId="BalloonText">
    <w:name w:val="Balloon Text"/>
    <w:basedOn w:val="Normal"/>
    <w:link w:val="BalloonTextChar"/>
    <w:uiPriority w:val="99"/>
    <w:semiHidden/>
    <w:unhideWhenUsed/>
    <w:rsid w:val="00FB44C4"/>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B44C4"/>
    <w:rPr>
      <w:rFonts w:ascii="Segoe UI" w:hAnsi="Segoe UI" w:cs="Segoe UI"/>
      <w:sz w:val="18"/>
      <w:szCs w:val="18"/>
    </w:rPr>
  </w:style>
  <w:style w:type="character" w:styleId="UnresolvedMention2" w:customStyle="1">
    <w:name w:val="Unresolved Mention2"/>
    <w:basedOn w:val="DefaultParagraphFont"/>
    <w:uiPriority w:val="99"/>
    <w:semiHidden/>
    <w:unhideWhenUsed/>
    <w:rsid w:val="00EF179E"/>
    <w:rPr>
      <w:color w:val="605E5C"/>
      <w:shd w:val="clear" w:color="auto" w:fill="E1DFDD"/>
    </w:rPr>
  </w:style>
  <w:style w:type="character" w:styleId="MenoPendente1" w:customStyle="1">
    <w:name w:val="Menção Pendente1"/>
    <w:basedOn w:val="DefaultParagraphFont"/>
    <w:uiPriority w:val="99"/>
    <w:semiHidden/>
    <w:unhideWhenUsed/>
    <w:rsid w:val="00673ABC"/>
    <w:rPr>
      <w:color w:val="605E5C"/>
      <w:shd w:val="clear" w:color="auto" w:fill="E1DFDD"/>
    </w:rPr>
  </w:style>
  <w:style w:type="paragraph" w:styleId="Bibliography">
    <w:name w:val="Bibliography"/>
    <w:basedOn w:val="Normal"/>
    <w:next w:val="Normal"/>
    <w:uiPriority w:val="37"/>
    <w:unhideWhenUsed/>
    <w:rsid w:val="00673ABC"/>
  </w:style>
  <w:style w:type="character" w:styleId="FollowedHyperlink">
    <w:name w:val="FollowedHyperlink"/>
    <w:basedOn w:val="DefaultParagraphFont"/>
    <w:uiPriority w:val="99"/>
    <w:semiHidden/>
    <w:unhideWhenUsed/>
    <w:rsid w:val="00991A0C"/>
    <w:rPr>
      <w:color w:val="954F72" w:themeColor="followedHyperlink"/>
      <w:u w:val="single"/>
    </w:rPr>
  </w:style>
  <w:style w:type="paragraph" w:styleId="EndnoteText">
    <w:name w:val="endnote text"/>
    <w:basedOn w:val="Normal"/>
    <w:link w:val="EndnoteTextChar"/>
    <w:uiPriority w:val="99"/>
    <w:semiHidden/>
    <w:unhideWhenUsed/>
    <w:rsid w:val="00CB65E0"/>
    <w:pPr>
      <w:spacing w:after="0" w:line="240" w:lineRule="auto"/>
    </w:pPr>
    <w:rPr>
      <w:sz w:val="20"/>
      <w:szCs w:val="20"/>
    </w:rPr>
  </w:style>
  <w:style w:type="character" w:styleId="EndnoteTextChar" w:customStyle="1">
    <w:name w:val="Endnote Text Char"/>
    <w:basedOn w:val="DefaultParagraphFont"/>
    <w:link w:val="EndnoteText"/>
    <w:uiPriority w:val="99"/>
    <w:semiHidden/>
    <w:rsid w:val="00CB65E0"/>
    <w:rPr>
      <w:rFonts w:ascii="Arial" w:hAnsi="Arial"/>
      <w:sz w:val="20"/>
      <w:szCs w:val="20"/>
    </w:rPr>
  </w:style>
  <w:style w:type="character" w:styleId="EndnoteReference">
    <w:name w:val="endnote reference"/>
    <w:basedOn w:val="DefaultParagraphFont"/>
    <w:uiPriority w:val="99"/>
    <w:semiHidden/>
    <w:unhideWhenUsed/>
    <w:rsid w:val="00CB65E0"/>
    <w:rPr>
      <w:vertAlign w:val="superscript"/>
    </w:rPr>
  </w:style>
  <w:style w:type="paragraph" w:styleId="TextoABNT" w:customStyle="1">
    <w:name w:val="Texto ABNT"/>
    <w:basedOn w:val="Normal"/>
    <w:link w:val="TextoABNTChar"/>
    <w:uiPriority w:val="1"/>
    <w:qFormat/>
    <w:rsid w:val="009D6994"/>
    <w:pPr>
      <w:spacing w:after="0" w:line="360" w:lineRule="auto"/>
      <w:ind w:firstLine="709"/>
    </w:pPr>
    <w:rPr>
      <w:rFonts w:eastAsiaTheme="minorEastAsia"/>
    </w:rPr>
  </w:style>
  <w:style w:type="character" w:styleId="TextoABNTChar" w:customStyle="1">
    <w:name w:val="Texto ABNT Char"/>
    <w:basedOn w:val="DefaultParagraphFont"/>
    <w:link w:val="TextoABNT"/>
    <w:uiPriority w:val="1"/>
    <w:rsid w:val="009D6994"/>
    <w:rPr>
      <w:rFonts w:ascii="Arial" w:hAnsi="Arial" w:eastAsiaTheme="minorEastAsia"/>
      <w:sz w:val="24"/>
    </w:rPr>
  </w:style>
  <w:style w:type="paragraph" w:styleId="Estilo2" w:customStyle="1">
    <w:name w:val="Estilo2"/>
    <w:basedOn w:val="Normal"/>
    <w:link w:val="Estilo2Char"/>
    <w:uiPriority w:val="1"/>
    <w:rsid w:val="00313F46"/>
    <w:pPr>
      <w:spacing w:line="360" w:lineRule="auto"/>
      <w:ind w:firstLine="431"/>
    </w:pPr>
    <w:rPr>
      <w:rFonts w:asciiTheme="minorHAnsi" w:hAnsiTheme="minorHAnsi" w:eastAsiaTheme="minorEastAsia"/>
    </w:rPr>
  </w:style>
  <w:style w:type="character" w:styleId="Estilo2Char" w:customStyle="1">
    <w:name w:val="Estilo2 Char"/>
    <w:basedOn w:val="DefaultParagraphFont"/>
    <w:link w:val="Estilo2"/>
    <w:rsid w:val="00313F46"/>
    <w:rPr>
      <w:rFonts w:eastAsiaTheme="minorEastAsia"/>
      <w:sz w:val="24"/>
    </w:rPr>
  </w:style>
  <w:style w:type="paragraph" w:styleId="Titulosemnumerao" w:customStyle="1">
    <w:name w:val="Titulo sem numeração"/>
    <w:basedOn w:val="Heading1"/>
    <w:link w:val="TitulosemnumeraoChar"/>
    <w:qFormat/>
    <w:rsid w:val="0050609E"/>
    <w:pPr>
      <w:numPr>
        <w:numId w:val="0"/>
      </w:numPr>
      <w:ind w:left="432" w:hanging="432"/>
      <w:jc w:val="center"/>
    </w:pPr>
  </w:style>
  <w:style w:type="character" w:styleId="TitulosemnumeraoChar" w:customStyle="1">
    <w:name w:val="Titulo sem numeração Char"/>
    <w:basedOn w:val="Heading1Char"/>
    <w:link w:val="Titulosemnumerao"/>
    <w:rsid w:val="0050609E"/>
    <w:rPr>
      <w:rFonts w:ascii="Arial" w:hAnsi="Arial" w:eastAsiaTheme="majorEastAsia" w:cstheme="majorBidi"/>
      <w:b/>
      <w:color w:val="000000" w:themeColor="text1"/>
      <w:sz w:val="24"/>
      <w:szCs w:val="32"/>
    </w:rPr>
  </w:style>
  <w:style w:type="character" w:styleId="Meno1" w:customStyle="1">
    <w:name w:val="Menção1"/>
    <w:basedOn w:val="DefaultParagraphFont"/>
    <w:uiPriority w:val="99"/>
    <w:unhideWhenUsed/>
    <w:rsid w:val="00E0202E"/>
    <w:rPr>
      <w:color w:val="2B579A"/>
      <w:shd w:val="clear" w:color="auto" w:fill="E1DFDD"/>
    </w:rPr>
  </w:style>
  <w:style w:type="paragraph" w:styleId="Revision">
    <w:name w:val="Revision"/>
    <w:hidden/>
    <w:uiPriority w:val="99"/>
    <w:semiHidden/>
    <w:rsid w:val="0080724D"/>
    <w:pPr>
      <w:spacing w:after="0" w:line="240" w:lineRule="auto"/>
    </w:pPr>
    <w:rPr>
      <w:rFonts w:ascii="Arial" w:hAnsi="Arial"/>
      <w:sz w:val="24"/>
    </w:rPr>
  </w:style>
  <w:style w:type="paragraph" w:styleId="CitaoDireta" w:customStyle="1">
    <w:name w:val="Citação Direta"/>
    <w:basedOn w:val="Normal"/>
    <w:autoRedefine/>
    <w:qFormat/>
    <w:rsid w:val="004B7838"/>
    <w:pPr>
      <w:spacing w:before="480" w:after="480" w:line="240" w:lineRule="auto"/>
      <w:ind w:left="2342"/>
    </w:pPr>
    <w:rPr>
      <w:rFonts w:eastAsia="Times New Roman" w:cs="Arial"/>
      <w:sz w:val="20"/>
      <w:szCs w:val="20"/>
      <w:lang w:eastAsia="pt-BR"/>
    </w:rPr>
  </w:style>
  <w:style w:type="character" w:styleId="CitaoDiretaChar" w:customStyle="1">
    <w:name w:val="Citação Direta Char"/>
    <w:basedOn w:val="DefaultParagraphFont"/>
    <w:rsid w:val="004B7838"/>
    <w:rPr>
      <w:rFonts w:ascii="Arial" w:hAnsi="Arial" w:cs="Arial"/>
      <w:lang w:val="pt-BR" w:eastAsia="pt-BR" w:bidi="ar-SA"/>
    </w:rPr>
  </w:style>
  <w:style w:type="paragraph" w:styleId="Referncia" w:customStyle="1">
    <w:name w:val="Referência"/>
    <w:basedOn w:val="Normal"/>
    <w:autoRedefine/>
    <w:rsid w:val="004B7838"/>
    <w:pPr>
      <w:spacing w:after="0" w:line="240" w:lineRule="auto"/>
      <w:jc w:val="left"/>
    </w:pPr>
    <w:rPr>
      <w:rFonts w:eastAsia="Times New Roman" w:cs="Times New Roman"/>
      <w:sz w:val="20"/>
      <w:szCs w:val="20"/>
      <w:lang w:eastAsia="pt-BR"/>
    </w:rPr>
  </w:style>
  <w:style w:type="paragraph" w:styleId="FonteLegenda" w:customStyle="1">
    <w:name w:val="Fonte Legenda"/>
    <w:basedOn w:val="Normal"/>
    <w:link w:val="FonteLegendaChar"/>
    <w:qFormat/>
    <w:rsid w:val="001508E7"/>
    <w:pPr>
      <w:spacing w:line="276" w:lineRule="auto"/>
      <w:jc w:val="center"/>
    </w:pPr>
    <w:rPr>
      <w:rFonts w:cs="Arial"/>
      <w:b/>
      <w:bCs/>
      <w:sz w:val="20"/>
      <w:szCs w:val="20"/>
      <w:lang w:val="en-US"/>
    </w:rPr>
  </w:style>
  <w:style w:type="character" w:styleId="FonteLegendaChar" w:customStyle="1">
    <w:name w:val="Fonte Legenda Char"/>
    <w:basedOn w:val="DefaultParagraphFont"/>
    <w:link w:val="FonteLegenda"/>
    <w:rsid w:val="001508E7"/>
    <w:rPr>
      <w:rFonts w:ascii="Arial" w:hAnsi="Arial" w:cs="Arial"/>
      <w:b/>
      <w:bCs/>
      <w:sz w:val="20"/>
      <w:szCs w:val="20"/>
      <w:lang w:val="en-US"/>
    </w:rPr>
  </w:style>
  <w:style w:type="character" w:styleId="MenoPendente2" w:customStyle="1">
    <w:name w:val="Menção Pendente2"/>
    <w:basedOn w:val="DefaultParagraphFont"/>
    <w:uiPriority w:val="99"/>
    <w:semiHidden/>
    <w:unhideWhenUsed/>
    <w:rsid w:val="002B38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4959">
      <w:bodyDiv w:val="1"/>
      <w:marLeft w:val="0"/>
      <w:marRight w:val="0"/>
      <w:marTop w:val="0"/>
      <w:marBottom w:val="0"/>
      <w:divBdr>
        <w:top w:val="none" w:sz="0" w:space="0" w:color="auto"/>
        <w:left w:val="none" w:sz="0" w:space="0" w:color="auto"/>
        <w:bottom w:val="none" w:sz="0" w:space="0" w:color="auto"/>
        <w:right w:val="none" w:sz="0" w:space="0" w:color="auto"/>
      </w:divBdr>
    </w:div>
    <w:div w:id="1709256">
      <w:bodyDiv w:val="1"/>
      <w:marLeft w:val="0"/>
      <w:marRight w:val="0"/>
      <w:marTop w:val="0"/>
      <w:marBottom w:val="0"/>
      <w:divBdr>
        <w:top w:val="none" w:sz="0" w:space="0" w:color="auto"/>
        <w:left w:val="none" w:sz="0" w:space="0" w:color="auto"/>
        <w:bottom w:val="none" w:sz="0" w:space="0" w:color="auto"/>
        <w:right w:val="none" w:sz="0" w:space="0" w:color="auto"/>
      </w:divBdr>
    </w:div>
    <w:div w:id="2557021">
      <w:bodyDiv w:val="1"/>
      <w:marLeft w:val="0"/>
      <w:marRight w:val="0"/>
      <w:marTop w:val="0"/>
      <w:marBottom w:val="0"/>
      <w:divBdr>
        <w:top w:val="none" w:sz="0" w:space="0" w:color="auto"/>
        <w:left w:val="none" w:sz="0" w:space="0" w:color="auto"/>
        <w:bottom w:val="none" w:sz="0" w:space="0" w:color="auto"/>
        <w:right w:val="none" w:sz="0" w:space="0" w:color="auto"/>
      </w:divBdr>
    </w:div>
    <w:div w:id="2897132">
      <w:bodyDiv w:val="1"/>
      <w:marLeft w:val="0"/>
      <w:marRight w:val="0"/>
      <w:marTop w:val="0"/>
      <w:marBottom w:val="0"/>
      <w:divBdr>
        <w:top w:val="none" w:sz="0" w:space="0" w:color="auto"/>
        <w:left w:val="none" w:sz="0" w:space="0" w:color="auto"/>
        <w:bottom w:val="none" w:sz="0" w:space="0" w:color="auto"/>
        <w:right w:val="none" w:sz="0" w:space="0" w:color="auto"/>
      </w:divBdr>
    </w:div>
    <w:div w:id="4671779">
      <w:bodyDiv w:val="1"/>
      <w:marLeft w:val="0"/>
      <w:marRight w:val="0"/>
      <w:marTop w:val="0"/>
      <w:marBottom w:val="0"/>
      <w:divBdr>
        <w:top w:val="none" w:sz="0" w:space="0" w:color="auto"/>
        <w:left w:val="none" w:sz="0" w:space="0" w:color="auto"/>
        <w:bottom w:val="none" w:sz="0" w:space="0" w:color="auto"/>
        <w:right w:val="none" w:sz="0" w:space="0" w:color="auto"/>
      </w:divBdr>
    </w:div>
    <w:div w:id="4947213">
      <w:bodyDiv w:val="1"/>
      <w:marLeft w:val="0"/>
      <w:marRight w:val="0"/>
      <w:marTop w:val="0"/>
      <w:marBottom w:val="0"/>
      <w:divBdr>
        <w:top w:val="none" w:sz="0" w:space="0" w:color="auto"/>
        <w:left w:val="none" w:sz="0" w:space="0" w:color="auto"/>
        <w:bottom w:val="none" w:sz="0" w:space="0" w:color="auto"/>
        <w:right w:val="none" w:sz="0" w:space="0" w:color="auto"/>
      </w:divBdr>
    </w:div>
    <w:div w:id="7410127">
      <w:bodyDiv w:val="1"/>
      <w:marLeft w:val="0"/>
      <w:marRight w:val="0"/>
      <w:marTop w:val="0"/>
      <w:marBottom w:val="0"/>
      <w:divBdr>
        <w:top w:val="none" w:sz="0" w:space="0" w:color="auto"/>
        <w:left w:val="none" w:sz="0" w:space="0" w:color="auto"/>
        <w:bottom w:val="none" w:sz="0" w:space="0" w:color="auto"/>
        <w:right w:val="none" w:sz="0" w:space="0" w:color="auto"/>
      </w:divBdr>
    </w:div>
    <w:div w:id="9575583">
      <w:bodyDiv w:val="1"/>
      <w:marLeft w:val="0"/>
      <w:marRight w:val="0"/>
      <w:marTop w:val="0"/>
      <w:marBottom w:val="0"/>
      <w:divBdr>
        <w:top w:val="none" w:sz="0" w:space="0" w:color="auto"/>
        <w:left w:val="none" w:sz="0" w:space="0" w:color="auto"/>
        <w:bottom w:val="none" w:sz="0" w:space="0" w:color="auto"/>
        <w:right w:val="none" w:sz="0" w:space="0" w:color="auto"/>
      </w:divBdr>
    </w:div>
    <w:div w:id="10108668">
      <w:bodyDiv w:val="1"/>
      <w:marLeft w:val="0"/>
      <w:marRight w:val="0"/>
      <w:marTop w:val="0"/>
      <w:marBottom w:val="0"/>
      <w:divBdr>
        <w:top w:val="none" w:sz="0" w:space="0" w:color="auto"/>
        <w:left w:val="none" w:sz="0" w:space="0" w:color="auto"/>
        <w:bottom w:val="none" w:sz="0" w:space="0" w:color="auto"/>
        <w:right w:val="none" w:sz="0" w:space="0" w:color="auto"/>
      </w:divBdr>
    </w:div>
    <w:div w:id="11956390">
      <w:bodyDiv w:val="1"/>
      <w:marLeft w:val="0"/>
      <w:marRight w:val="0"/>
      <w:marTop w:val="0"/>
      <w:marBottom w:val="0"/>
      <w:divBdr>
        <w:top w:val="none" w:sz="0" w:space="0" w:color="auto"/>
        <w:left w:val="none" w:sz="0" w:space="0" w:color="auto"/>
        <w:bottom w:val="none" w:sz="0" w:space="0" w:color="auto"/>
        <w:right w:val="none" w:sz="0" w:space="0" w:color="auto"/>
      </w:divBdr>
    </w:div>
    <w:div w:id="15347578">
      <w:bodyDiv w:val="1"/>
      <w:marLeft w:val="0"/>
      <w:marRight w:val="0"/>
      <w:marTop w:val="0"/>
      <w:marBottom w:val="0"/>
      <w:divBdr>
        <w:top w:val="none" w:sz="0" w:space="0" w:color="auto"/>
        <w:left w:val="none" w:sz="0" w:space="0" w:color="auto"/>
        <w:bottom w:val="none" w:sz="0" w:space="0" w:color="auto"/>
        <w:right w:val="none" w:sz="0" w:space="0" w:color="auto"/>
      </w:divBdr>
    </w:div>
    <w:div w:id="17511099">
      <w:bodyDiv w:val="1"/>
      <w:marLeft w:val="0"/>
      <w:marRight w:val="0"/>
      <w:marTop w:val="0"/>
      <w:marBottom w:val="0"/>
      <w:divBdr>
        <w:top w:val="none" w:sz="0" w:space="0" w:color="auto"/>
        <w:left w:val="none" w:sz="0" w:space="0" w:color="auto"/>
        <w:bottom w:val="none" w:sz="0" w:space="0" w:color="auto"/>
        <w:right w:val="none" w:sz="0" w:space="0" w:color="auto"/>
      </w:divBdr>
    </w:div>
    <w:div w:id="22174807">
      <w:bodyDiv w:val="1"/>
      <w:marLeft w:val="0"/>
      <w:marRight w:val="0"/>
      <w:marTop w:val="0"/>
      <w:marBottom w:val="0"/>
      <w:divBdr>
        <w:top w:val="none" w:sz="0" w:space="0" w:color="auto"/>
        <w:left w:val="none" w:sz="0" w:space="0" w:color="auto"/>
        <w:bottom w:val="none" w:sz="0" w:space="0" w:color="auto"/>
        <w:right w:val="none" w:sz="0" w:space="0" w:color="auto"/>
      </w:divBdr>
    </w:div>
    <w:div w:id="22558117">
      <w:bodyDiv w:val="1"/>
      <w:marLeft w:val="0"/>
      <w:marRight w:val="0"/>
      <w:marTop w:val="0"/>
      <w:marBottom w:val="0"/>
      <w:divBdr>
        <w:top w:val="none" w:sz="0" w:space="0" w:color="auto"/>
        <w:left w:val="none" w:sz="0" w:space="0" w:color="auto"/>
        <w:bottom w:val="none" w:sz="0" w:space="0" w:color="auto"/>
        <w:right w:val="none" w:sz="0" w:space="0" w:color="auto"/>
      </w:divBdr>
    </w:div>
    <w:div w:id="25757548">
      <w:bodyDiv w:val="1"/>
      <w:marLeft w:val="0"/>
      <w:marRight w:val="0"/>
      <w:marTop w:val="0"/>
      <w:marBottom w:val="0"/>
      <w:divBdr>
        <w:top w:val="none" w:sz="0" w:space="0" w:color="auto"/>
        <w:left w:val="none" w:sz="0" w:space="0" w:color="auto"/>
        <w:bottom w:val="none" w:sz="0" w:space="0" w:color="auto"/>
        <w:right w:val="none" w:sz="0" w:space="0" w:color="auto"/>
      </w:divBdr>
    </w:div>
    <w:div w:id="26101620">
      <w:bodyDiv w:val="1"/>
      <w:marLeft w:val="0"/>
      <w:marRight w:val="0"/>
      <w:marTop w:val="0"/>
      <w:marBottom w:val="0"/>
      <w:divBdr>
        <w:top w:val="none" w:sz="0" w:space="0" w:color="auto"/>
        <w:left w:val="none" w:sz="0" w:space="0" w:color="auto"/>
        <w:bottom w:val="none" w:sz="0" w:space="0" w:color="auto"/>
        <w:right w:val="none" w:sz="0" w:space="0" w:color="auto"/>
      </w:divBdr>
    </w:div>
    <w:div w:id="26372943">
      <w:bodyDiv w:val="1"/>
      <w:marLeft w:val="0"/>
      <w:marRight w:val="0"/>
      <w:marTop w:val="0"/>
      <w:marBottom w:val="0"/>
      <w:divBdr>
        <w:top w:val="none" w:sz="0" w:space="0" w:color="auto"/>
        <w:left w:val="none" w:sz="0" w:space="0" w:color="auto"/>
        <w:bottom w:val="none" w:sz="0" w:space="0" w:color="auto"/>
        <w:right w:val="none" w:sz="0" w:space="0" w:color="auto"/>
      </w:divBdr>
    </w:div>
    <w:div w:id="26416264">
      <w:bodyDiv w:val="1"/>
      <w:marLeft w:val="0"/>
      <w:marRight w:val="0"/>
      <w:marTop w:val="0"/>
      <w:marBottom w:val="0"/>
      <w:divBdr>
        <w:top w:val="none" w:sz="0" w:space="0" w:color="auto"/>
        <w:left w:val="none" w:sz="0" w:space="0" w:color="auto"/>
        <w:bottom w:val="none" w:sz="0" w:space="0" w:color="auto"/>
        <w:right w:val="none" w:sz="0" w:space="0" w:color="auto"/>
      </w:divBdr>
    </w:div>
    <w:div w:id="26565803">
      <w:bodyDiv w:val="1"/>
      <w:marLeft w:val="0"/>
      <w:marRight w:val="0"/>
      <w:marTop w:val="0"/>
      <w:marBottom w:val="0"/>
      <w:divBdr>
        <w:top w:val="none" w:sz="0" w:space="0" w:color="auto"/>
        <w:left w:val="none" w:sz="0" w:space="0" w:color="auto"/>
        <w:bottom w:val="none" w:sz="0" w:space="0" w:color="auto"/>
        <w:right w:val="none" w:sz="0" w:space="0" w:color="auto"/>
      </w:divBdr>
    </w:div>
    <w:div w:id="28382687">
      <w:bodyDiv w:val="1"/>
      <w:marLeft w:val="0"/>
      <w:marRight w:val="0"/>
      <w:marTop w:val="0"/>
      <w:marBottom w:val="0"/>
      <w:divBdr>
        <w:top w:val="none" w:sz="0" w:space="0" w:color="auto"/>
        <w:left w:val="none" w:sz="0" w:space="0" w:color="auto"/>
        <w:bottom w:val="none" w:sz="0" w:space="0" w:color="auto"/>
        <w:right w:val="none" w:sz="0" w:space="0" w:color="auto"/>
      </w:divBdr>
    </w:div>
    <w:div w:id="30040185">
      <w:bodyDiv w:val="1"/>
      <w:marLeft w:val="0"/>
      <w:marRight w:val="0"/>
      <w:marTop w:val="0"/>
      <w:marBottom w:val="0"/>
      <w:divBdr>
        <w:top w:val="none" w:sz="0" w:space="0" w:color="auto"/>
        <w:left w:val="none" w:sz="0" w:space="0" w:color="auto"/>
        <w:bottom w:val="none" w:sz="0" w:space="0" w:color="auto"/>
        <w:right w:val="none" w:sz="0" w:space="0" w:color="auto"/>
      </w:divBdr>
    </w:div>
    <w:div w:id="30345795">
      <w:bodyDiv w:val="1"/>
      <w:marLeft w:val="0"/>
      <w:marRight w:val="0"/>
      <w:marTop w:val="0"/>
      <w:marBottom w:val="0"/>
      <w:divBdr>
        <w:top w:val="none" w:sz="0" w:space="0" w:color="auto"/>
        <w:left w:val="none" w:sz="0" w:space="0" w:color="auto"/>
        <w:bottom w:val="none" w:sz="0" w:space="0" w:color="auto"/>
        <w:right w:val="none" w:sz="0" w:space="0" w:color="auto"/>
      </w:divBdr>
    </w:div>
    <w:div w:id="31856042">
      <w:bodyDiv w:val="1"/>
      <w:marLeft w:val="0"/>
      <w:marRight w:val="0"/>
      <w:marTop w:val="0"/>
      <w:marBottom w:val="0"/>
      <w:divBdr>
        <w:top w:val="none" w:sz="0" w:space="0" w:color="auto"/>
        <w:left w:val="none" w:sz="0" w:space="0" w:color="auto"/>
        <w:bottom w:val="none" w:sz="0" w:space="0" w:color="auto"/>
        <w:right w:val="none" w:sz="0" w:space="0" w:color="auto"/>
      </w:divBdr>
    </w:div>
    <w:div w:id="33969753">
      <w:bodyDiv w:val="1"/>
      <w:marLeft w:val="0"/>
      <w:marRight w:val="0"/>
      <w:marTop w:val="0"/>
      <w:marBottom w:val="0"/>
      <w:divBdr>
        <w:top w:val="none" w:sz="0" w:space="0" w:color="auto"/>
        <w:left w:val="none" w:sz="0" w:space="0" w:color="auto"/>
        <w:bottom w:val="none" w:sz="0" w:space="0" w:color="auto"/>
        <w:right w:val="none" w:sz="0" w:space="0" w:color="auto"/>
      </w:divBdr>
    </w:div>
    <w:div w:id="35854112">
      <w:bodyDiv w:val="1"/>
      <w:marLeft w:val="0"/>
      <w:marRight w:val="0"/>
      <w:marTop w:val="0"/>
      <w:marBottom w:val="0"/>
      <w:divBdr>
        <w:top w:val="none" w:sz="0" w:space="0" w:color="auto"/>
        <w:left w:val="none" w:sz="0" w:space="0" w:color="auto"/>
        <w:bottom w:val="none" w:sz="0" w:space="0" w:color="auto"/>
        <w:right w:val="none" w:sz="0" w:space="0" w:color="auto"/>
      </w:divBdr>
    </w:div>
    <w:div w:id="36584256">
      <w:bodyDiv w:val="1"/>
      <w:marLeft w:val="0"/>
      <w:marRight w:val="0"/>
      <w:marTop w:val="0"/>
      <w:marBottom w:val="0"/>
      <w:divBdr>
        <w:top w:val="none" w:sz="0" w:space="0" w:color="auto"/>
        <w:left w:val="none" w:sz="0" w:space="0" w:color="auto"/>
        <w:bottom w:val="none" w:sz="0" w:space="0" w:color="auto"/>
        <w:right w:val="none" w:sz="0" w:space="0" w:color="auto"/>
      </w:divBdr>
    </w:div>
    <w:div w:id="37751194">
      <w:bodyDiv w:val="1"/>
      <w:marLeft w:val="0"/>
      <w:marRight w:val="0"/>
      <w:marTop w:val="0"/>
      <w:marBottom w:val="0"/>
      <w:divBdr>
        <w:top w:val="none" w:sz="0" w:space="0" w:color="auto"/>
        <w:left w:val="none" w:sz="0" w:space="0" w:color="auto"/>
        <w:bottom w:val="none" w:sz="0" w:space="0" w:color="auto"/>
        <w:right w:val="none" w:sz="0" w:space="0" w:color="auto"/>
      </w:divBdr>
    </w:div>
    <w:div w:id="39014164">
      <w:bodyDiv w:val="1"/>
      <w:marLeft w:val="0"/>
      <w:marRight w:val="0"/>
      <w:marTop w:val="0"/>
      <w:marBottom w:val="0"/>
      <w:divBdr>
        <w:top w:val="none" w:sz="0" w:space="0" w:color="auto"/>
        <w:left w:val="none" w:sz="0" w:space="0" w:color="auto"/>
        <w:bottom w:val="none" w:sz="0" w:space="0" w:color="auto"/>
        <w:right w:val="none" w:sz="0" w:space="0" w:color="auto"/>
      </w:divBdr>
    </w:div>
    <w:div w:id="39091620">
      <w:bodyDiv w:val="1"/>
      <w:marLeft w:val="0"/>
      <w:marRight w:val="0"/>
      <w:marTop w:val="0"/>
      <w:marBottom w:val="0"/>
      <w:divBdr>
        <w:top w:val="none" w:sz="0" w:space="0" w:color="auto"/>
        <w:left w:val="none" w:sz="0" w:space="0" w:color="auto"/>
        <w:bottom w:val="none" w:sz="0" w:space="0" w:color="auto"/>
        <w:right w:val="none" w:sz="0" w:space="0" w:color="auto"/>
      </w:divBdr>
    </w:div>
    <w:div w:id="40253782">
      <w:bodyDiv w:val="1"/>
      <w:marLeft w:val="0"/>
      <w:marRight w:val="0"/>
      <w:marTop w:val="0"/>
      <w:marBottom w:val="0"/>
      <w:divBdr>
        <w:top w:val="none" w:sz="0" w:space="0" w:color="auto"/>
        <w:left w:val="none" w:sz="0" w:space="0" w:color="auto"/>
        <w:bottom w:val="none" w:sz="0" w:space="0" w:color="auto"/>
        <w:right w:val="none" w:sz="0" w:space="0" w:color="auto"/>
      </w:divBdr>
    </w:div>
    <w:div w:id="43065498">
      <w:bodyDiv w:val="1"/>
      <w:marLeft w:val="0"/>
      <w:marRight w:val="0"/>
      <w:marTop w:val="0"/>
      <w:marBottom w:val="0"/>
      <w:divBdr>
        <w:top w:val="none" w:sz="0" w:space="0" w:color="auto"/>
        <w:left w:val="none" w:sz="0" w:space="0" w:color="auto"/>
        <w:bottom w:val="none" w:sz="0" w:space="0" w:color="auto"/>
        <w:right w:val="none" w:sz="0" w:space="0" w:color="auto"/>
      </w:divBdr>
    </w:div>
    <w:div w:id="43212259">
      <w:bodyDiv w:val="1"/>
      <w:marLeft w:val="0"/>
      <w:marRight w:val="0"/>
      <w:marTop w:val="0"/>
      <w:marBottom w:val="0"/>
      <w:divBdr>
        <w:top w:val="none" w:sz="0" w:space="0" w:color="auto"/>
        <w:left w:val="none" w:sz="0" w:space="0" w:color="auto"/>
        <w:bottom w:val="none" w:sz="0" w:space="0" w:color="auto"/>
        <w:right w:val="none" w:sz="0" w:space="0" w:color="auto"/>
      </w:divBdr>
    </w:div>
    <w:div w:id="45299631">
      <w:bodyDiv w:val="1"/>
      <w:marLeft w:val="0"/>
      <w:marRight w:val="0"/>
      <w:marTop w:val="0"/>
      <w:marBottom w:val="0"/>
      <w:divBdr>
        <w:top w:val="none" w:sz="0" w:space="0" w:color="auto"/>
        <w:left w:val="none" w:sz="0" w:space="0" w:color="auto"/>
        <w:bottom w:val="none" w:sz="0" w:space="0" w:color="auto"/>
        <w:right w:val="none" w:sz="0" w:space="0" w:color="auto"/>
      </w:divBdr>
    </w:div>
    <w:div w:id="46147124">
      <w:bodyDiv w:val="1"/>
      <w:marLeft w:val="0"/>
      <w:marRight w:val="0"/>
      <w:marTop w:val="0"/>
      <w:marBottom w:val="0"/>
      <w:divBdr>
        <w:top w:val="none" w:sz="0" w:space="0" w:color="auto"/>
        <w:left w:val="none" w:sz="0" w:space="0" w:color="auto"/>
        <w:bottom w:val="none" w:sz="0" w:space="0" w:color="auto"/>
        <w:right w:val="none" w:sz="0" w:space="0" w:color="auto"/>
      </w:divBdr>
    </w:div>
    <w:div w:id="47413938">
      <w:bodyDiv w:val="1"/>
      <w:marLeft w:val="0"/>
      <w:marRight w:val="0"/>
      <w:marTop w:val="0"/>
      <w:marBottom w:val="0"/>
      <w:divBdr>
        <w:top w:val="none" w:sz="0" w:space="0" w:color="auto"/>
        <w:left w:val="none" w:sz="0" w:space="0" w:color="auto"/>
        <w:bottom w:val="none" w:sz="0" w:space="0" w:color="auto"/>
        <w:right w:val="none" w:sz="0" w:space="0" w:color="auto"/>
      </w:divBdr>
    </w:div>
    <w:div w:id="50161043">
      <w:bodyDiv w:val="1"/>
      <w:marLeft w:val="0"/>
      <w:marRight w:val="0"/>
      <w:marTop w:val="0"/>
      <w:marBottom w:val="0"/>
      <w:divBdr>
        <w:top w:val="none" w:sz="0" w:space="0" w:color="auto"/>
        <w:left w:val="none" w:sz="0" w:space="0" w:color="auto"/>
        <w:bottom w:val="none" w:sz="0" w:space="0" w:color="auto"/>
        <w:right w:val="none" w:sz="0" w:space="0" w:color="auto"/>
      </w:divBdr>
    </w:div>
    <w:div w:id="50663853">
      <w:bodyDiv w:val="1"/>
      <w:marLeft w:val="0"/>
      <w:marRight w:val="0"/>
      <w:marTop w:val="0"/>
      <w:marBottom w:val="0"/>
      <w:divBdr>
        <w:top w:val="none" w:sz="0" w:space="0" w:color="auto"/>
        <w:left w:val="none" w:sz="0" w:space="0" w:color="auto"/>
        <w:bottom w:val="none" w:sz="0" w:space="0" w:color="auto"/>
        <w:right w:val="none" w:sz="0" w:space="0" w:color="auto"/>
      </w:divBdr>
    </w:div>
    <w:div w:id="51469547">
      <w:bodyDiv w:val="1"/>
      <w:marLeft w:val="0"/>
      <w:marRight w:val="0"/>
      <w:marTop w:val="0"/>
      <w:marBottom w:val="0"/>
      <w:divBdr>
        <w:top w:val="none" w:sz="0" w:space="0" w:color="auto"/>
        <w:left w:val="none" w:sz="0" w:space="0" w:color="auto"/>
        <w:bottom w:val="none" w:sz="0" w:space="0" w:color="auto"/>
        <w:right w:val="none" w:sz="0" w:space="0" w:color="auto"/>
      </w:divBdr>
    </w:div>
    <w:div w:id="52699562">
      <w:bodyDiv w:val="1"/>
      <w:marLeft w:val="0"/>
      <w:marRight w:val="0"/>
      <w:marTop w:val="0"/>
      <w:marBottom w:val="0"/>
      <w:divBdr>
        <w:top w:val="none" w:sz="0" w:space="0" w:color="auto"/>
        <w:left w:val="none" w:sz="0" w:space="0" w:color="auto"/>
        <w:bottom w:val="none" w:sz="0" w:space="0" w:color="auto"/>
        <w:right w:val="none" w:sz="0" w:space="0" w:color="auto"/>
      </w:divBdr>
    </w:div>
    <w:div w:id="54135155">
      <w:bodyDiv w:val="1"/>
      <w:marLeft w:val="0"/>
      <w:marRight w:val="0"/>
      <w:marTop w:val="0"/>
      <w:marBottom w:val="0"/>
      <w:divBdr>
        <w:top w:val="none" w:sz="0" w:space="0" w:color="auto"/>
        <w:left w:val="none" w:sz="0" w:space="0" w:color="auto"/>
        <w:bottom w:val="none" w:sz="0" w:space="0" w:color="auto"/>
        <w:right w:val="none" w:sz="0" w:space="0" w:color="auto"/>
      </w:divBdr>
    </w:div>
    <w:div w:id="55247087">
      <w:bodyDiv w:val="1"/>
      <w:marLeft w:val="0"/>
      <w:marRight w:val="0"/>
      <w:marTop w:val="0"/>
      <w:marBottom w:val="0"/>
      <w:divBdr>
        <w:top w:val="none" w:sz="0" w:space="0" w:color="auto"/>
        <w:left w:val="none" w:sz="0" w:space="0" w:color="auto"/>
        <w:bottom w:val="none" w:sz="0" w:space="0" w:color="auto"/>
        <w:right w:val="none" w:sz="0" w:space="0" w:color="auto"/>
      </w:divBdr>
    </w:div>
    <w:div w:id="55472101">
      <w:bodyDiv w:val="1"/>
      <w:marLeft w:val="0"/>
      <w:marRight w:val="0"/>
      <w:marTop w:val="0"/>
      <w:marBottom w:val="0"/>
      <w:divBdr>
        <w:top w:val="none" w:sz="0" w:space="0" w:color="auto"/>
        <w:left w:val="none" w:sz="0" w:space="0" w:color="auto"/>
        <w:bottom w:val="none" w:sz="0" w:space="0" w:color="auto"/>
        <w:right w:val="none" w:sz="0" w:space="0" w:color="auto"/>
      </w:divBdr>
    </w:div>
    <w:div w:id="58479487">
      <w:bodyDiv w:val="1"/>
      <w:marLeft w:val="0"/>
      <w:marRight w:val="0"/>
      <w:marTop w:val="0"/>
      <w:marBottom w:val="0"/>
      <w:divBdr>
        <w:top w:val="none" w:sz="0" w:space="0" w:color="auto"/>
        <w:left w:val="none" w:sz="0" w:space="0" w:color="auto"/>
        <w:bottom w:val="none" w:sz="0" w:space="0" w:color="auto"/>
        <w:right w:val="none" w:sz="0" w:space="0" w:color="auto"/>
      </w:divBdr>
    </w:div>
    <w:div w:id="59639498">
      <w:bodyDiv w:val="1"/>
      <w:marLeft w:val="0"/>
      <w:marRight w:val="0"/>
      <w:marTop w:val="0"/>
      <w:marBottom w:val="0"/>
      <w:divBdr>
        <w:top w:val="none" w:sz="0" w:space="0" w:color="auto"/>
        <w:left w:val="none" w:sz="0" w:space="0" w:color="auto"/>
        <w:bottom w:val="none" w:sz="0" w:space="0" w:color="auto"/>
        <w:right w:val="none" w:sz="0" w:space="0" w:color="auto"/>
      </w:divBdr>
    </w:div>
    <w:div w:id="59712930">
      <w:bodyDiv w:val="1"/>
      <w:marLeft w:val="0"/>
      <w:marRight w:val="0"/>
      <w:marTop w:val="0"/>
      <w:marBottom w:val="0"/>
      <w:divBdr>
        <w:top w:val="none" w:sz="0" w:space="0" w:color="auto"/>
        <w:left w:val="none" w:sz="0" w:space="0" w:color="auto"/>
        <w:bottom w:val="none" w:sz="0" w:space="0" w:color="auto"/>
        <w:right w:val="none" w:sz="0" w:space="0" w:color="auto"/>
      </w:divBdr>
    </w:div>
    <w:div w:id="61216910">
      <w:bodyDiv w:val="1"/>
      <w:marLeft w:val="0"/>
      <w:marRight w:val="0"/>
      <w:marTop w:val="0"/>
      <w:marBottom w:val="0"/>
      <w:divBdr>
        <w:top w:val="none" w:sz="0" w:space="0" w:color="auto"/>
        <w:left w:val="none" w:sz="0" w:space="0" w:color="auto"/>
        <w:bottom w:val="none" w:sz="0" w:space="0" w:color="auto"/>
        <w:right w:val="none" w:sz="0" w:space="0" w:color="auto"/>
      </w:divBdr>
    </w:div>
    <w:div w:id="61220091">
      <w:bodyDiv w:val="1"/>
      <w:marLeft w:val="0"/>
      <w:marRight w:val="0"/>
      <w:marTop w:val="0"/>
      <w:marBottom w:val="0"/>
      <w:divBdr>
        <w:top w:val="none" w:sz="0" w:space="0" w:color="auto"/>
        <w:left w:val="none" w:sz="0" w:space="0" w:color="auto"/>
        <w:bottom w:val="none" w:sz="0" w:space="0" w:color="auto"/>
        <w:right w:val="none" w:sz="0" w:space="0" w:color="auto"/>
      </w:divBdr>
    </w:div>
    <w:div w:id="63190407">
      <w:bodyDiv w:val="1"/>
      <w:marLeft w:val="0"/>
      <w:marRight w:val="0"/>
      <w:marTop w:val="0"/>
      <w:marBottom w:val="0"/>
      <w:divBdr>
        <w:top w:val="none" w:sz="0" w:space="0" w:color="auto"/>
        <w:left w:val="none" w:sz="0" w:space="0" w:color="auto"/>
        <w:bottom w:val="none" w:sz="0" w:space="0" w:color="auto"/>
        <w:right w:val="none" w:sz="0" w:space="0" w:color="auto"/>
      </w:divBdr>
    </w:div>
    <w:div w:id="64375764">
      <w:bodyDiv w:val="1"/>
      <w:marLeft w:val="0"/>
      <w:marRight w:val="0"/>
      <w:marTop w:val="0"/>
      <w:marBottom w:val="0"/>
      <w:divBdr>
        <w:top w:val="none" w:sz="0" w:space="0" w:color="auto"/>
        <w:left w:val="none" w:sz="0" w:space="0" w:color="auto"/>
        <w:bottom w:val="none" w:sz="0" w:space="0" w:color="auto"/>
        <w:right w:val="none" w:sz="0" w:space="0" w:color="auto"/>
      </w:divBdr>
    </w:div>
    <w:div w:id="64379830">
      <w:bodyDiv w:val="1"/>
      <w:marLeft w:val="0"/>
      <w:marRight w:val="0"/>
      <w:marTop w:val="0"/>
      <w:marBottom w:val="0"/>
      <w:divBdr>
        <w:top w:val="none" w:sz="0" w:space="0" w:color="auto"/>
        <w:left w:val="none" w:sz="0" w:space="0" w:color="auto"/>
        <w:bottom w:val="none" w:sz="0" w:space="0" w:color="auto"/>
        <w:right w:val="none" w:sz="0" w:space="0" w:color="auto"/>
      </w:divBdr>
    </w:div>
    <w:div w:id="66807768">
      <w:bodyDiv w:val="1"/>
      <w:marLeft w:val="0"/>
      <w:marRight w:val="0"/>
      <w:marTop w:val="0"/>
      <w:marBottom w:val="0"/>
      <w:divBdr>
        <w:top w:val="none" w:sz="0" w:space="0" w:color="auto"/>
        <w:left w:val="none" w:sz="0" w:space="0" w:color="auto"/>
        <w:bottom w:val="none" w:sz="0" w:space="0" w:color="auto"/>
        <w:right w:val="none" w:sz="0" w:space="0" w:color="auto"/>
      </w:divBdr>
    </w:div>
    <w:div w:id="70198824">
      <w:bodyDiv w:val="1"/>
      <w:marLeft w:val="0"/>
      <w:marRight w:val="0"/>
      <w:marTop w:val="0"/>
      <w:marBottom w:val="0"/>
      <w:divBdr>
        <w:top w:val="none" w:sz="0" w:space="0" w:color="auto"/>
        <w:left w:val="none" w:sz="0" w:space="0" w:color="auto"/>
        <w:bottom w:val="none" w:sz="0" w:space="0" w:color="auto"/>
        <w:right w:val="none" w:sz="0" w:space="0" w:color="auto"/>
      </w:divBdr>
    </w:div>
    <w:div w:id="71047144">
      <w:bodyDiv w:val="1"/>
      <w:marLeft w:val="0"/>
      <w:marRight w:val="0"/>
      <w:marTop w:val="0"/>
      <w:marBottom w:val="0"/>
      <w:divBdr>
        <w:top w:val="none" w:sz="0" w:space="0" w:color="auto"/>
        <w:left w:val="none" w:sz="0" w:space="0" w:color="auto"/>
        <w:bottom w:val="none" w:sz="0" w:space="0" w:color="auto"/>
        <w:right w:val="none" w:sz="0" w:space="0" w:color="auto"/>
      </w:divBdr>
    </w:div>
    <w:div w:id="71128394">
      <w:bodyDiv w:val="1"/>
      <w:marLeft w:val="0"/>
      <w:marRight w:val="0"/>
      <w:marTop w:val="0"/>
      <w:marBottom w:val="0"/>
      <w:divBdr>
        <w:top w:val="none" w:sz="0" w:space="0" w:color="auto"/>
        <w:left w:val="none" w:sz="0" w:space="0" w:color="auto"/>
        <w:bottom w:val="none" w:sz="0" w:space="0" w:color="auto"/>
        <w:right w:val="none" w:sz="0" w:space="0" w:color="auto"/>
      </w:divBdr>
    </w:div>
    <w:div w:id="73400769">
      <w:bodyDiv w:val="1"/>
      <w:marLeft w:val="0"/>
      <w:marRight w:val="0"/>
      <w:marTop w:val="0"/>
      <w:marBottom w:val="0"/>
      <w:divBdr>
        <w:top w:val="none" w:sz="0" w:space="0" w:color="auto"/>
        <w:left w:val="none" w:sz="0" w:space="0" w:color="auto"/>
        <w:bottom w:val="none" w:sz="0" w:space="0" w:color="auto"/>
        <w:right w:val="none" w:sz="0" w:space="0" w:color="auto"/>
      </w:divBdr>
    </w:div>
    <w:div w:id="74514717">
      <w:bodyDiv w:val="1"/>
      <w:marLeft w:val="0"/>
      <w:marRight w:val="0"/>
      <w:marTop w:val="0"/>
      <w:marBottom w:val="0"/>
      <w:divBdr>
        <w:top w:val="none" w:sz="0" w:space="0" w:color="auto"/>
        <w:left w:val="none" w:sz="0" w:space="0" w:color="auto"/>
        <w:bottom w:val="none" w:sz="0" w:space="0" w:color="auto"/>
        <w:right w:val="none" w:sz="0" w:space="0" w:color="auto"/>
      </w:divBdr>
    </w:div>
    <w:div w:id="78644724">
      <w:bodyDiv w:val="1"/>
      <w:marLeft w:val="0"/>
      <w:marRight w:val="0"/>
      <w:marTop w:val="0"/>
      <w:marBottom w:val="0"/>
      <w:divBdr>
        <w:top w:val="none" w:sz="0" w:space="0" w:color="auto"/>
        <w:left w:val="none" w:sz="0" w:space="0" w:color="auto"/>
        <w:bottom w:val="none" w:sz="0" w:space="0" w:color="auto"/>
        <w:right w:val="none" w:sz="0" w:space="0" w:color="auto"/>
      </w:divBdr>
    </w:div>
    <w:div w:id="79302892">
      <w:bodyDiv w:val="1"/>
      <w:marLeft w:val="0"/>
      <w:marRight w:val="0"/>
      <w:marTop w:val="0"/>
      <w:marBottom w:val="0"/>
      <w:divBdr>
        <w:top w:val="none" w:sz="0" w:space="0" w:color="auto"/>
        <w:left w:val="none" w:sz="0" w:space="0" w:color="auto"/>
        <w:bottom w:val="none" w:sz="0" w:space="0" w:color="auto"/>
        <w:right w:val="none" w:sz="0" w:space="0" w:color="auto"/>
      </w:divBdr>
    </w:div>
    <w:div w:id="80371254">
      <w:bodyDiv w:val="1"/>
      <w:marLeft w:val="0"/>
      <w:marRight w:val="0"/>
      <w:marTop w:val="0"/>
      <w:marBottom w:val="0"/>
      <w:divBdr>
        <w:top w:val="none" w:sz="0" w:space="0" w:color="auto"/>
        <w:left w:val="none" w:sz="0" w:space="0" w:color="auto"/>
        <w:bottom w:val="none" w:sz="0" w:space="0" w:color="auto"/>
        <w:right w:val="none" w:sz="0" w:space="0" w:color="auto"/>
      </w:divBdr>
    </w:div>
    <w:div w:id="80880475">
      <w:bodyDiv w:val="1"/>
      <w:marLeft w:val="0"/>
      <w:marRight w:val="0"/>
      <w:marTop w:val="0"/>
      <w:marBottom w:val="0"/>
      <w:divBdr>
        <w:top w:val="none" w:sz="0" w:space="0" w:color="auto"/>
        <w:left w:val="none" w:sz="0" w:space="0" w:color="auto"/>
        <w:bottom w:val="none" w:sz="0" w:space="0" w:color="auto"/>
        <w:right w:val="none" w:sz="0" w:space="0" w:color="auto"/>
      </w:divBdr>
    </w:div>
    <w:div w:id="82726948">
      <w:bodyDiv w:val="1"/>
      <w:marLeft w:val="0"/>
      <w:marRight w:val="0"/>
      <w:marTop w:val="0"/>
      <w:marBottom w:val="0"/>
      <w:divBdr>
        <w:top w:val="none" w:sz="0" w:space="0" w:color="auto"/>
        <w:left w:val="none" w:sz="0" w:space="0" w:color="auto"/>
        <w:bottom w:val="none" w:sz="0" w:space="0" w:color="auto"/>
        <w:right w:val="none" w:sz="0" w:space="0" w:color="auto"/>
      </w:divBdr>
    </w:div>
    <w:div w:id="87893678">
      <w:bodyDiv w:val="1"/>
      <w:marLeft w:val="0"/>
      <w:marRight w:val="0"/>
      <w:marTop w:val="0"/>
      <w:marBottom w:val="0"/>
      <w:divBdr>
        <w:top w:val="none" w:sz="0" w:space="0" w:color="auto"/>
        <w:left w:val="none" w:sz="0" w:space="0" w:color="auto"/>
        <w:bottom w:val="none" w:sz="0" w:space="0" w:color="auto"/>
        <w:right w:val="none" w:sz="0" w:space="0" w:color="auto"/>
      </w:divBdr>
    </w:div>
    <w:div w:id="89661683">
      <w:bodyDiv w:val="1"/>
      <w:marLeft w:val="0"/>
      <w:marRight w:val="0"/>
      <w:marTop w:val="0"/>
      <w:marBottom w:val="0"/>
      <w:divBdr>
        <w:top w:val="none" w:sz="0" w:space="0" w:color="auto"/>
        <w:left w:val="none" w:sz="0" w:space="0" w:color="auto"/>
        <w:bottom w:val="none" w:sz="0" w:space="0" w:color="auto"/>
        <w:right w:val="none" w:sz="0" w:space="0" w:color="auto"/>
      </w:divBdr>
    </w:div>
    <w:div w:id="91782212">
      <w:bodyDiv w:val="1"/>
      <w:marLeft w:val="0"/>
      <w:marRight w:val="0"/>
      <w:marTop w:val="0"/>
      <w:marBottom w:val="0"/>
      <w:divBdr>
        <w:top w:val="none" w:sz="0" w:space="0" w:color="auto"/>
        <w:left w:val="none" w:sz="0" w:space="0" w:color="auto"/>
        <w:bottom w:val="none" w:sz="0" w:space="0" w:color="auto"/>
        <w:right w:val="none" w:sz="0" w:space="0" w:color="auto"/>
      </w:divBdr>
    </w:div>
    <w:div w:id="93669694">
      <w:bodyDiv w:val="1"/>
      <w:marLeft w:val="0"/>
      <w:marRight w:val="0"/>
      <w:marTop w:val="0"/>
      <w:marBottom w:val="0"/>
      <w:divBdr>
        <w:top w:val="none" w:sz="0" w:space="0" w:color="auto"/>
        <w:left w:val="none" w:sz="0" w:space="0" w:color="auto"/>
        <w:bottom w:val="none" w:sz="0" w:space="0" w:color="auto"/>
        <w:right w:val="none" w:sz="0" w:space="0" w:color="auto"/>
      </w:divBdr>
    </w:div>
    <w:div w:id="96104459">
      <w:bodyDiv w:val="1"/>
      <w:marLeft w:val="0"/>
      <w:marRight w:val="0"/>
      <w:marTop w:val="0"/>
      <w:marBottom w:val="0"/>
      <w:divBdr>
        <w:top w:val="none" w:sz="0" w:space="0" w:color="auto"/>
        <w:left w:val="none" w:sz="0" w:space="0" w:color="auto"/>
        <w:bottom w:val="none" w:sz="0" w:space="0" w:color="auto"/>
        <w:right w:val="none" w:sz="0" w:space="0" w:color="auto"/>
      </w:divBdr>
    </w:div>
    <w:div w:id="96369091">
      <w:bodyDiv w:val="1"/>
      <w:marLeft w:val="0"/>
      <w:marRight w:val="0"/>
      <w:marTop w:val="0"/>
      <w:marBottom w:val="0"/>
      <w:divBdr>
        <w:top w:val="none" w:sz="0" w:space="0" w:color="auto"/>
        <w:left w:val="none" w:sz="0" w:space="0" w:color="auto"/>
        <w:bottom w:val="none" w:sz="0" w:space="0" w:color="auto"/>
        <w:right w:val="none" w:sz="0" w:space="0" w:color="auto"/>
      </w:divBdr>
    </w:div>
    <w:div w:id="96565048">
      <w:bodyDiv w:val="1"/>
      <w:marLeft w:val="0"/>
      <w:marRight w:val="0"/>
      <w:marTop w:val="0"/>
      <w:marBottom w:val="0"/>
      <w:divBdr>
        <w:top w:val="none" w:sz="0" w:space="0" w:color="auto"/>
        <w:left w:val="none" w:sz="0" w:space="0" w:color="auto"/>
        <w:bottom w:val="none" w:sz="0" w:space="0" w:color="auto"/>
        <w:right w:val="none" w:sz="0" w:space="0" w:color="auto"/>
      </w:divBdr>
    </w:div>
    <w:div w:id="98529596">
      <w:bodyDiv w:val="1"/>
      <w:marLeft w:val="0"/>
      <w:marRight w:val="0"/>
      <w:marTop w:val="0"/>
      <w:marBottom w:val="0"/>
      <w:divBdr>
        <w:top w:val="none" w:sz="0" w:space="0" w:color="auto"/>
        <w:left w:val="none" w:sz="0" w:space="0" w:color="auto"/>
        <w:bottom w:val="none" w:sz="0" w:space="0" w:color="auto"/>
        <w:right w:val="none" w:sz="0" w:space="0" w:color="auto"/>
      </w:divBdr>
    </w:div>
    <w:div w:id="99029203">
      <w:bodyDiv w:val="1"/>
      <w:marLeft w:val="0"/>
      <w:marRight w:val="0"/>
      <w:marTop w:val="0"/>
      <w:marBottom w:val="0"/>
      <w:divBdr>
        <w:top w:val="none" w:sz="0" w:space="0" w:color="auto"/>
        <w:left w:val="none" w:sz="0" w:space="0" w:color="auto"/>
        <w:bottom w:val="none" w:sz="0" w:space="0" w:color="auto"/>
        <w:right w:val="none" w:sz="0" w:space="0" w:color="auto"/>
      </w:divBdr>
    </w:div>
    <w:div w:id="99031529">
      <w:bodyDiv w:val="1"/>
      <w:marLeft w:val="0"/>
      <w:marRight w:val="0"/>
      <w:marTop w:val="0"/>
      <w:marBottom w:val="0"/>
      <w:divBdr>
        <w:top w:val="none" w:sz="0" w:space="0" w:color="auto"/>
        <w:left w:val="none" w:sz="0" w:space="0" w:color="auto"/>
        <w:bottom w:val="none" w:sz="0" w:space="0" w:color="auto"/>
        <w:right w:val="none" w:sz="0" w:space="0" w:color="auto"/>
      </w:divBdr>
    </w:div>
    <w:div w:id="99640974">
      <w:bodyDiv w:val="1"/>
      <w:marLeft w:val="0"/>
      <w:marRight w:val="0"/>
      <w:marTop w:val="0"/>
      <w:marBottom w:val="0"/>
      <w:divBdr>
        <w:top w:val="none" w:sz="0" w:space="0" w:color="auto"/>
        <w:left w:val="none" w:sz="0" w:space="0" w:color="auto"/>
        <w:bottom w:val="none" w:sz="0" w:space="0" w:color="auto"/>
        <w:right w:val="none" w:sz="0" w:space="0" w:color="auto"/>
      </w:divBdr>
    </w:div>
    <w:div w:id="100030298">
      <w:bodyDiv w:val="1"/>
      <w:marLeft w:val="0"/>
      <w:marRight w:val="0"/>
      <w:marTop w:val="0"/>
      <w:marBottom w:val="0"/>
      <w:divBdr>
        <w:top w:val="none" w:sz="0" w:space="0" w:color="auto"/>
        <w:left w:val="none" w:sz="0" w:space="0" w:color="auto"/>
        <w:bottom w:val="none" w:sz="0" w:space="0" w:color="auto"/>
        <w:right w:val="none" w:sz="0" w:space="0" w:color="auto"/>
      </w:divBdr>
    </w:div>
    <w:div w:id="100610595">
      <w:bodyDiv w:val="1"/>
      <w:marLeft w:val="0"/>
      <w:marRight w:val="0"/>
      <w:marTop w:val="0"/>
      <w:marBottom w:val="0"/>
      <w:divBdr>
        <w:top w:val="none" w:sz="0" w:space="0" w:color="auto"/>
        <w:left w:val="none" w:sz="0" w:space="0" w:color="auto"/>
        <w:bottom w:val="none" w:sz="0" w:space="0" w:color="auto"/>
        <w:right w:val="none" w:sz="0" w:space="0" w:color="auto"/>
      </w:divBdr>
    </w:div>
    <w:div w:id="101996898">
      <w:bodyDiv w:val="1"/>
      <w:marLeft w:val="0"/>
      <w:marRight w:val="0"/>
      <w:marTop w:val="0"/>
      <w:marBottom w:val="0"/>
      <w:divBdr>
        <w:top w:val="none" w:sz="0" w:space="0" w:color="auto"/>
        <w:left w:val="none" w:sz="0" w:space="0" w:color="auto"/>
        <w:bottom w:val="none" w:sz="0" w:space="0" w:color="auto"/>
        <w:right w:val="none" w:sz="0" w:space="0" w:color="auto"/>
      </w:divBdr>
    </w:div>
    <w:div w:id="107049166">
      <w:bodyDiv w:val="1"/>
      <w:marLeft w:val="0"/>
      <w:marRight w:val="0"/>
      <w:marTop w:val="0"/>
      <w:marBottom w:val="0"/>
      <w:divBdr>
        <w:top w:val="none" w:sz="0" w:space="0" w:color="auto"/>
        <w:left w:val="none" w:sz="0" w:space="0" w:color="auto"/>
        <w:bottom w:val="none" w:sz="0" w:space="0" w:color="auto"/>
        <w:right w:val="none" w:sz="0" w:space="0" w:color="auto"/>
      </w:divBdr>
    </w:div>
    <w:div w:id="109328467">
      <w:bodyDiv w:val="1"/>
      <w:marLeft w:val="0"/>
      <w:marRight w:val="0"/>
      <w:marTop w:val="0"/>
      <w:marBottom w:val="0"/>
      <w:divBdr>
        <w:top w:val="none" w:sz="0" w:space="0" w:color="auto"/>
        <w:left w:val="none" w:sz="0" w:space="0" w:color="auto"/>
        <w:bottom w:val="none" w:sz="0" w:space="0" w:color="auto"/>
        <w:right w:val="none" w:sz="0" w:space="0" w:color="auto"/>
      </w:divBdr>
    </w:div>
    <w:div w:id="110515383">
      <w:bodyDiv w:val="1"/>
      <w:marLeft w:val="0"/>
      <w:marRight w:val="0"/>
      <w:marTop w:val="0"/>
      <w:marBottom w:val="0"/>
      <w:divBdr>
        <w:top w:val="none" w:sz="0" w:space="0" w:color="auto"/>
        <w:left w:val="none" w:sz="0" w:space="0" w:color="auto"/>
        <w:bottom w:val="none" w:sz="0" w:space="0" w:color="auto"/>
        <w:right w:val="none" w:sz="0" w:space="0" w:color="auto"/>
      </w:divBdr>
    </w:div>
    <w:div w:id="111439450">
      <w:bodyDiv w:val="1"/>
      <w:marLeft w:val="0"/>
      <w:marRight w:val="0"/>
      <w:marTop w:val="0"/>
      <w:marBottom w:val="0"/>
      <w:divBdr>
        <w:top w:val="none" w:sz="0" w:space="0" w:color="auto"/>
        <w:left w:val="none" w:sz="0" w:space="0" w:color="auto"/>
        <w:bottom w:val="none" w:sz="0" w:space="0" w:color="auto"/>
        <w:right w:val="none" w:sz="0" w:space="0" w:color="auto"/>
      </w:divBdr>
    </w:div>
    <w:div w:id="112747094">
      <w:bodyDiv w:val="1"/>
      <w:marLeft w:val="0"/>
      <w:marRight w:val="0"/>
      <w:marTop w:val="0"/>
      <w:marBottom w:val="0"/>
      <w:divBdr>
        <w:top w:val="none" w:sz="0" w:space="0" w:color="auto"/>
        <w:left w:val="none" w:sz="0" w:space="0" w:color="auto"/>
        <w:bottom w:val="none" w:sz="0" w:space="0" w:color="auto"/>
        <w:right w:val="none" w:sz="0" w:space="0" w:color="auto"/>
      </w:divBdr>
    </w:div>
    <w:div w:id="113057732">
      <w:bodyDiv w:val="1"/>
      <w:marLeft w:val="0"/>
      <w:marRight w:val="0"/>
      <w:marTop w:val="0"/>
      <w:marBottom w:val="0"/>
      <w:divBdr>
        <w:top w:val="none" w:sz="0" w:space="0" w:color="auto"/>
        <w:left w:val="none" w:sz="0" w:space="0" w:color="auto"/>
        <w:bottom w:val="none" w:sz="0" w:space="0" w:color="auto"/>
        <w:right w:val="none" w:sz="0" w:space="0" w:color="auto"/>
      </w:divBdr>
    </w:div>
    <w:div w:id="115101412">
      <w:bodyDiv w:val="1"/>
      <w:marLeft w:val="0"/>
      <w:marRight w:val="0"/>
      <w:marTop w:val="0"/>
      <w:marBottom w:val="0"/>
      <w:divBdr>
        <w:top w:val="none" w:sz="0" w:space="0" w:color="auto"/>
        <w:left w:val="none" w:sz="0" w:space="0" w:color="auto"/>
        <w:bottom w:val="none" w:sz="0" w:space="0" w:color="auto"/>
        <w:right w:val="none" w:sz="0" w:space="0" w:color="auto"/>
      </w:divBdr>
    </w:div>
    <w:div w:id="117993931">
      <w:bodyDiv w:val="1"/>
      <w:marLeft w:val="0"/>
      <w:marRight w:val="0"/>
      <w:marTop w:val="0"/>
      <w:marBottom w:val="0"/>
      <w:divBdr>
        <w:top w:val="none" w:sz="0" w:space="0" w:color="auto"/>
        <w:left w:val="none" w:sz="0" w:space="0" w:color="auto"/>
        <w:bottom w:val="none" w:sz="0" w:space="0" w:color="auto"/>
        <w:right w:val="none" w:sz="0" w:space="0" w:color="auto"/>
      </w:divBdr>
    </w:div>
    <w:div w:id="118185368">
      <w:bodyDiv w:val="1"/>
      <w:marLeft w:val="0"/>
      <w:marRight w:val="0"/>
      <w:marTop w:val="0"/>
      <w:marBottom w:val="0"/>
      <w:divBdr>
        <w:top w:val="none" w:sz="0" w:space="0" w:color="auto"/>
        <w:left w:val="none" w:sz="0" w:space="0" w:color="auto"/>
        <w:bottom w:val="none" w:sz="0" w:space="0" w:color="auto"/>
        <w:right w:val="none" w:sz="0" w:space="0" w:color="auto"/>
      </w:divBdr>
    </w:div>
    <w:div w:id="119225577">
      <w:bodyDiv w:val="1"/>
      <w:marLeft w:val="0"/>
      <w:marRight w:val="0"/>
      <w:marTop w:val="0"/>
      <w:marBottom w:val="0"/>
      <w:divBdr>
        <w:top w:val="none" w:sz="0" w:space="0" w:color="auto"/>
        <w:left w:val="none" w:sz="0" w:space="0" w:color="auto"/>
        <w:bottom w:val="none" w:sz="0" w:space="0" w:color="auto"/>
        <w:right w:val="none" w:sz="0" w:space="0" w:color="auto"/>
      </w:divBdr>
    </w:div>
    <w:div w:id="125389978">
      <w:bodyDiv w:val="1"/>
      <w:marLeft w:val="0"/>
      <w:marRight w:val="0"/>
      <w:marTop w:val="0"/>
      <w:marBottom w:val="0"/>
      <w:divBdr>
        <w:top w:val="none" w:sz="0" w:space="0" w:color="auto"/>
        <w:left w:val="none" w:sz="0" w:space="0" w:color="auto"/>
        <w:bottom w:val="none" w:sz="0" w:space="0" w:color="auto"/>
        <w:right w:val="none" w:sz="0" w:space="0" w:color="auto"/>
      </w:divBdr>
    </w:div>
    <w:div w:id="126516045">
      <w:bodyDiv w:val="1"/>
      <w:marLeft w:val="0"/>
      <w:marRight w:val="0"/>
      <w:marTop w:val="0"/>
      <w:marBottom w:val="0"/>
      <w:divBdr>
        <w:top w:val="none" w:sz="0" w:space="0" w:color="auto"/>
        <w:left w:val="none" w:sz="0" w:space="0" w:color="auto"/>
        <w:bottom w:val="none" w:sz="0" w:space="0" w:color="auto"/>
        <w:right w:val="none" w:sz="0" w:space="0" w:color="auto"/>
      </w:divBdr>
    </w:div>
    <w:div w:id="127358458">
      <w:bodyDiv w:val="1"/>
      <w:marLeft w:val="0"/>
      <w:marRight w:val="0"/>
      <w:marTop w:val="0"/>
      <w:marBottom w:val="0"/>
      <w:divBdr>
        <w:top w:val="none" w:sz="0" w:space="0" w:color="auto"/>
        <w:left w:val="none" w:sz="0" w:space="0" w:color="auto"/>
        <w:bottom w:val="none" w:sz="0" w:space="0" w:color="auto"/>
        <w:right w:val="none" w:sz="0" w:space="0" w:color="auto"/>
      </w:divBdr>
    </w:div>
    <w:div w:id="128524407">
      <w:bodyDiv w:val="1"/>
      <w:marLeft w:val="0"/>
      <w:marRight w:val="0"/>
      <w:marTop w:val="0"/>
      <w:marBottom w:val="0"/>
      <w:divBdr>
        <w:top w:val="none" w:sz="0" w:space="0" w:color="auto"/>
        <w:left w:val="none" w:sz="0" w:space="0" w:color="auto"/>
        <w:bottom w:val="none" w:sz="0" w:space="0" w:color="auto"/>
        <w:right w:val="none" w:sz="0" w:space="0" w:color="auto"/>
      </w:divBdr>
    </w:div>
    <w:div w:id="130683352">
      <w:bodyDiv w:val="1"/>
      <w:marLeft w:val="0"/>
      <w:marRight w:val="0"/>
      <w:marTop w:val="0"/>
      <w:marBottom w:val="0"/>
      <w:divBdr>
        <w:top w:val="none" w:sz="0" w:space="0" w:color="auto"/>
        <w:left w:val="none" w:sz="0" w:space="0" w:color="auto"/>
        <w:bottom w:val="none" w:sz="0" w:space="0" w:color="auto"/>
        <w:right w:val="none" w:sz="0" w:space="0" w:color="auto"/>
      </w:divBdr>
    </w:div>
    <w:div w:id="137958733">
      <w:bodyDiv w:val="1"/>
      <w:marLeft w:val="0"/>
      <w:marRight w:val="0"/>
      <w:marTop w:val="0"/>
      <w:marBottom w:val="0"/>
      <w:divBdr>
        <w:top w:val="none" w:sz="0" w:space="0" w:color="auto"/>
        <w:left w:val="none" w:sz="0" w:space="0" w:color="auto"/>
        <w:bottom w:val="none" w:sz="0" w:space="0" w:color="auto"/>
        <w:right w:val="none" w:sz="0" w:space="0" w:color="auto"/>
      </w:divBdr>
    </w:div>
    <w:div w:id="138811111">
      <w:bodyDiv w:val="1"/>
      <w:marLeft w:val="0"/>
      <w:marRight w:val="0"/>
      <w:marTop w:val="0"/>
      <w:marBottom w:val="0"/>
      <w:divBdr>
        <w:top w:val="none" w:sz="0" w:space="0" w:color="auto"/>
        <w:left w:val="none" w:sz="0" w:space="0" w:color="auto"/>
        <w:bottom w:val="none" w:sz="0" w:space="0" w:color="auto"/>
        <w:right w:val="none" w:sz="0" w:space="0" w:color="auto"/>
      </w:divBdr>
    </w:div>
    <w:div w:id="140660152">
      <w:bodyDiv w:val="1"/>
      <w:marLeft w:val="0"/>
      <w:marRight w:val="0"/>
      <w:marTop w:val="0"/>
      <w:marBottom w:val="0"/>
      <w:divBdr>
        <w:top w:val="none" w:sz="0" w:space="0" w:color="auto"/>
        <w:left w:val="none" w:sz="0" w:space="0" w:color="auto"/>
        <w:bottom w:val="none" w:sz="0" w:space="0" w:color="auto"/>
        <w:right w:val="none" w:sz="0" w:space="0" w:color="auto"/>
      </w:divBdr>
    </w:div>
    <w:div w:id="141313932">
      <w:bodyDiv w:val="1"/>
      <w:marLeft w:val="0"/>
      <w:marRight w:val="0"/>
      <w:marTop w:val="0"/>
      <w:marBottom w:val="0"/>
      <w:divBdr>
        <w:top w:val="none" w:sz="0" w:space="0" w:color="auto"/>
        <w:left w:val="none" w:sz="0" w:space="0" w:color="auto"/>
        <w:bottom w:val="none" w:sz="0" w:space="0" w:color="auto"/>
        <w:right w:val="none" w:sz="0" w:space="0" w:color="auto"/>
      </w:divBdr>
    </w:div>
    <w:div w:id="141774268">
      <w:bodyDiv w:val="1"/>
      <w:marLeft w:val="0"/>
      <w:marRight w:val="0"/>
      <w:marTop w:val="0"/>
      <w:marBottom w:val="0"/>
      <w:divBdr>
        <w:top w:val="none" w:sz="0" w:space="0" w:color="auto"/>
        <w:left w:val="none" w:sz="0" w:space="0" w:color="auto"/>
        <w:bottom w:val="none" w:sz="0" w:space="0" w:color="auto"/>
        <w:right w:val="none" w:sz="0" w:space="0" w:color="auto"/>
      </w:divBdr>
    </w:div>
    <w:div w:id="144052831">
      <w:bodyDiv w:val="1"/>
      <w:marLeft w:val="0"/>
      <w:marRight w:val="0"/>
      <w:marTop w:val="0"/>
      <w:marBottom w:val="0"/>
      <w:divBdr>
        <w:top w:val="none" w:sz="0" w:space="0" w:color="auto"/>
        <w:left w:val="none" w:sz="0" w:space="0" w:color="auto"/>
        <w:bottom w:val="none" w:sz="0" w:space="0" w:color="auto"/>
        <w:right w:val="none" w:sz="0" w:space="0" w:color="auto"/>
      </w:divBdr>
    </w:div>
    <w:div w:id="145556146">
      <w:bodyDiv w:val="1"/>
      <w:marLeft w:val="0"/>
      <w:marRight w:val="0"/>
      <w:marTop w:val="0"/>
      <w:marBottom w:val="0"/>
      <w:divBdr>
        <w:top w:val="none" w:sz="0" w:space="0" w:color="auto"/>
        <w:left w:val="none" w:sz="0" w:space="0" w:color="auto"/>
        <w:bottom w:val="none" w:sz="0" w:space="0" w:color="auto"/>
        <w:right w:val="none" w:sz="0" w:space="0" w:color="auto"/>
      </w:divBdr>
    </w:div>
    <w:div w:id="145708846">
      <w:bodyDiv w:val="1"/>
      <w:marLeft w:val="0"/>
      <w:marRight w:val="0"/>
      <w:marTop w:val="0"/>
      <w:marBottom w:val="0"/>
      <w:divBdr>
        <w:top w:val="none" w:sz="0" w:space="0" w:color="auto"/>
        <w:left w:val="none" w:sz="0" w:space="0" w:color="auto"/>
        <w:bottom w:val="none" w:sz="0" w:space="0" w:color="auto"/>
        <w:right w:val="none" w:sz="0" w:space="0" w:color="auto"/>
      </w:divBdr>
    </w:div>
    <w:div w:id="146867492">
      <w:bodyDiv w:val="1"/>
      <w:marLeft w:val="0"/>
      <w:marRight w:val="0"/>
      <w:marTop w:val="0"/>
      <w:marBottom w:val="0"/>
      <w:divBdr>
        <w:top w:val="none" w:sz="0" w:space="0" w:color="auto"/>
        <w:left w:val="none" w:sz="0" w:space="0" w:color="auto"/>
        <w:bottom w:val="none" w:sz="0" w:space="0" w:color="auto"/>
        <w:right w:val="none" w:sz="0" w:space="0" w:color="auto"/>
      </w:divBdr>
    </w:div>
    <w:div w:id="147019830">
      <w:bodyDiv w:val="1"/>
      <w:marLeft w:val="0"/>
      <w:marRight w:val="0"/>
      <w:marTop w:val="0"/>
      <w:marBottom w:val="0"/>
      <w:divBdr>
        <w:top w:val="none" w:sz="0" w:space="0" w:color="auto"/>
        <w:left w:val="none" w:sz="0" w:space="0" w:color="auto"/>
        <w:bottom w:val="none" w:sz="0" w:space="0" w:color="auto"/>
        <w:right w:val="none" w:sz="0" w:space="0" w:color="auto"/>
      </w:divBdr>
    </w:div>
    <w:div w:id="153304660">
      <w:bodyDiv w:val="1"/>
      <w:marLeft w:val="0"/>
      <w:marRight w:val="0"/>
      <w:marTop w:val="0"/>
      <w:marBottom w:val="0"/>
      <w:divBdr>
        <w:top w:val="none" w:sz="0" w:space="0" w:color="auto"/>
        <w:left w:val="none" w:sz="0" w:space="0" w:color="auto"/>
        <w:bottom w:val="none" w:sz="0" w:space="0" w:color="auto"/>
        <w:right w:val="none" w:sz="0" w:space="0" w:color="auto"/>
      </w:divBdr>
    </w:div>
    <w:div w:id="155418442">
      <w:bodyDiv w:val="1"/>
      <w:marLeft w:val="0"/>
      <w:marRight w:val="0"/>
      <w:marTop w:val="0"/>
      <w:marBottom w:val="0"/>
      <w:divBdr>
        <w:top w:val="none" w:sz="0" w:space="0" w:color="auto"/>
        <w:left w:val="none" w:sz="0" w:space="0" w:color="auto"/>
        <w:bottom w:val="none" w:sz="0" w:space="0" w:color="auto"/>
        <w:right w:val="none" w:sz="0" w:space="0" w:color="auto"/>
      </w:divBdr>
    </w:div>
    <w:div w:id="156384312">
      <w:bodyDiv w:val="1"/>
      <w:marLeft w:val="0"/>
      <w:marRight w:val="0"/>
      <w:marTop w:val="0"/>
      <w:marBottom w:val="0"/>
      <w:divBdr>
        <w:top w:val="none" w:sz="0" w:space="0" w:color="auto"/>
        <w:left w:val="none" w:sz="0" w:space="0" w:color="auto"/>
        <w:bottom w:val="none" w:sz="0" w:space="0" w:color="auto"/>
        <w:right w:val="none" w:sz="0" w:space="0" w:color="auto"/>
      </w:divBdr>
    </w:div>
    <w:div w:id="159391219">
      <w:bodyDiv w:val="1"/>
      <w:marLeft w:val="0"/>
      <w:marRight w:val="0"/>
      <w:marTop w:val="0"/>
      <w:marBottom w:val="0"/>
      <w:divBdr>
        <w:top w:val="none" w:sz="0" w:space="0" w:color="auto"/>
        <w:left w:val="none" w:sz="0" w:space="0" w:color="auto"/>
        <w:bottom w:val="none" w:sz="0" w:space="0" w:color="auto"/>
        <w:right w:val="none" w:sz="0" w:space="0" w:color="auto"/>
      </w:divBdr>
    </w:div>
    <w:div w:id="160435667">
      <w:bodyDiv w:val="1"/>
      <w:marLeft w:val="0"/>
      <w:marRight w:val="0"/>
      <w:marTop w:val="0"/>
      <w:marBottom w:val="0"/>
      <w:divBdr>
        <w:top w:val="none" w:sz="0" w:space="0" w:color="auto"/>
        <w:left w:val="none" w:sz="0" w:space="0" w:color="auto"/>
        <w:bottom w:val="none" w:sz="0" w:space="0" w:color="auto"/>
        <w:right w:val="none" w:sz="0" w:space="0" w:color="auto"/>
      </w:divBdr>
    </w:div>
    <w:div w:id="166025581">
      <w:bodyDiv w:val="1"/>
      <w:marLeft w:val="0"/>
      <w:marRight w:val="0"/>
      <w:marTop w:val="0"/>
      <w:marBottom w:val="0"/>
      <w:divBdr>
        <w:top w:val="none" w:sz="0" w:space="0" w:color="auto"/>
        <w:left w:val="none" w:sz="0" w:space="0" w:color="auto"/>
        <w:bottom w:val="none" w:sz="0" w:space="0" w:color="auto"/>
        <w:right w:val="none" w:sz="0" w:space="0" w:color="auto"/>
      </w:divBdr>
    </w:div>
    <w:div w:id="166135216">
      <w:bodyDiv w:val="1"/>
      <w:marLeft w:val="0"/>
      <w:marRight w:val="0"/>
      <w:marTop w:val="0"/>
      <w:marBottom w:val="0"/>
      <w:divBdr>
        <w:top w:val="none" w:sz="0" w:space="0" w:color="auto"/>
        <w:left w:val="none" w:sz="0" w:space="0" w:color="auto"/>
        <w:bottom w:val="none" w:sz="0" w:space="0" w:color="auto"/>
        <w:right w:val="none" w:sz="0" w:space="0" w:color="auto"/>
      </w:divBdr>
    </w:div>
    <w:div w:id="166215446">
      <w:bodyDiv w:val="1"/>
      <w:marLeft w:val="0"/>
      <w:marRight w:val="0"/>
      <w:marTop w:val="0"/>
      <w:marBottom w:val="0"/>
      <w:divBdr>
        <w:top w:val="none" w:sz="0" w:space="0" w:color="auto"/>
        <w:left w:val="none" w:sz="0" w:space="0" w:color="auto"/>
        <w:bottom w:val="none" w:sz="0" w:space="0" w:color="auto"/>
        <w:right w:val="none" w:sz="0" w:space="0" w:color="auto"/>
      </w:divBdr>
    </w:div>
    <w:div w:id="166598650">
      <w:bodyDiv w:val="1"/>
      <w:marLeft w:val="0"/>
      <w:marRight w:val="0"/>
      <w:marTop w:val="0"/>
      <w:marBottom w:val="0"/>
      <w:divBdr>
        <w:top w:val="none" w:sz="0" w:space="0" w:color="auto"/>
        <w:left w:val="none" w:sz="0" w:space="0" w:color="auto"/>
        <w:bottom w:val="none" w:sz="0" w:space="0" w:color="auto"/>
        <w:right w:val="none" w:sz="0" w:space="0" w:color="auto"/>
      </w:divBdr>
    </w:div>
    <w:div w:id="167908292">
      <w:bodyDiv w:val="1"/>
      <w:marLeft w:val="0"/>
      <w:marRight w:val="0"/>
      <w:marTop w:val="0"/>
      <w:marBottom w:val="0"/>
      <w:divBdr>
        <w:top w:val="none" w:sz="0" w:space="0" w:color="auto"/>
        <w:left w:val="none" w:sz="0" w:space="0" w:color="auto"/>
        <w:bottom w:val="none" w:sz="0" w:space="0" w:color="auto"/>
        <w:right w:val="none" w:sz="0" w:space="0" w:color="auto"/>
      </w:divBdr>
    </w:div>
    <w:div w:id="169835564">
      <w:bodyDiv w:val="1"/>
      <w:marLeft w:val="0"/>
      <w:marRight w:val="0"/>
      <w:marTop w:val="0"/>
      <w:marBottom w:val="0"/>
      <w:divBdr>
        <w:top w:val="none" w:sz="0" w:space="0" w:color="auto"/>
        <w:left w:val="none" w:sz="0" w:space="0" w:color="auto"/>
        <w:bottom w:val="none" w:sz="0" w:space="0" w:color="auto"/>
        <w:right w:val="none" w:sz="0" w:space="0" w:color="auto"/>
      </w:divBdr>
    </w:div>
    <w:div w:id="172501878">
      <w:bodyDiv w:val="1"/>
      <w:marLeft w:val="0"/>
      <w:marRight w:val="0"/>
      <w:marTop w:val="0"/>
      <w:marBottom w:val="0"/>
      <w:divBdr>
        <w:top w:val="none" w:sz="0" w:space="0" w:color="auto"/>
        <w:left w:val="none" w:sz="0" w:space="0" w:color="auto"/>
        <w:bottom w:val="none" w:sz="0" w:space="0" w:color="auto"/>
        <w:right w:val="none" w:sz="0" w:space="0" w:color="auto"/>
      </w:divBdr>
    </w:div>
    <w:div w:id="172767933">
      <w:bodyDiv w:val="1"/>
      <w:marLeft w:val="0"/>
      <w:marRight w:val="0"/>
      <w:marTop w:val="0"/>
      <w:marBottom w:val="0"/>
      <w:divBdr>
        <w:top w:val="none" w:sz="0" w:space="0" w:color="auto"/>
        <w:left w:val="none" w:sz="0" w:space="0" w:color="auto"/>
        <w:bottom w:val="none" w:sz="0" w:space="0" w:color="auto"/>
        <w:right w:val="none" w:sz="0" w:space="0" w:color="auto"/>
      </w:divBdr>
    </w:div>
    <w:div w:id="173686302">
      <w:bodyDiv w:val="1"/>
      <w:marLeft w:val="0"/>
      <w:marRight w:val="0"/>
      <w:marTop w:val="0"/>
      <w:marBottom w:val="0"/>
      <w:divBdr>
        <w:top w:val="none" w:sz="0" w:space="0" w:color="auto"/>
        <w:left w:val="none" w:sz="0" w:space="0" w:color="auto"/>
        <w:bottom w:val="none" w:sz="0" w:space="0" w:color="auto"/>
        <w:right w:val="none" w:sz="0" w:space="0" w:color="auto"/>
      </w:divBdr>
    </w:div>
    <w:div w:id="174198492">
      <w:bodyDiv w:val="1"/>
      <w:marLeft w:val="0"/>
      <w:marRight w:val="0"/>
      <w:marTop w:val="0"/>
      <w:marBottom w:val="0"/>
      <w:divBdr>
        <w:top w:val="none" w:sz="0" w:space="0" w:color="auto"/>
        <w:left w:val="none" w:sz="0" w:space="0" w:color="auto"/>
        <w:bottom w:val="none" w:sz="0" w:space="0" w:color="auto"/>
        <w:right w:val="none" w:sz="0" w:space="0" w:color="auto"/>
      </w:divBdr>
    </w:div>
    <w:div w:id="175460637">
      <w:bodyDiv w:val="1"/>
      <w:marLeft w:val="0"/>
      <w:marRight w:val="0"/>
      <w:marTop w:val="0"/>
      <w:marBottom w:val="0"/>
      <w:divBdr>
        <w:top w:val="none" w:sz="0" w:space="0" w:color="auto"/>
        <w:left w:val="none" w:sz="0" w:space="0" w:color="auto"/>
        <w:bottom w:val="none" w:sz="0" w:space="0" w:color="auto"/>
        <w:right w:val="none" w:sz="0" w:space="0" w:color="auto"/>
      </w:divBdr>
    </w:div>
    <w:div w:id="176039610">
      <w:bodyDiv w:val="1"/>
      <w:marLeft w:val="0"/>
      <w:marRight w:val="0"/>
      <w:marTop w:val="0"/>
      <w:marBottom w:val="0"/>
      <w:divBdr>
        <w:top w:val="none" w:sz="0" w:space="0" w:color="auto"/>
        <w:left w:val="none" w:sz="0" w:space="0" w:color="auto"/>
        <w:bottom w:val="none" w:sz="0" w:space="0" w:color="auto"/>
        <w:right w:val="none" w:sz="0" w:space="0" w:color="auto"/>
      </w:divBdr>
    </w:div>
    <w:div w:id="177238710">
      <w:bodyDiv w:val="1"/>
      <w:marLeft w:val="0"/>
      <w:marRight w:val="0"/>
      <w:marTop w:val="0"/>
      <w:marBottom w:val="0"/>
      <w:divBdr>
        <w:top w:val="none" w:sz="0" w:space="0" w:color="auto"/>
        <w:left w:val="none" w:sz="0" w:space="0" w:color="auto"/>
        <w:bottom w:val="none" w:sz="0" w:space="0" w:color="auto"/>
        <w:right w:val="none" w:sz="0" w:space="0" w:color="auto"/>
      </w:divBdr>
    </w:div>
    <w:div w:id="177932876">
      <w:bodyDiv w:val="1"/>
      <w:marLeft w:val="0"/>
      <w:marRight w:val="0"/>
      <w:marTop w:val="0"/>
      <w:marBottom w:val="0"/>
      <w:divBdr>
        <w:top w:val="none" w:sz="0" w:space="0" w:color="auto"/>
        <w:left w:val="none" w:sz="0" w:space="0" w:color="auto"/>
        <w:bottom w:val="none" w:sz="0" w:space="0" w:color="auto"/>
        <w:right w:val="none" w:sz="0" w:space="0" w:color="auto"/>
      </w:divBdr>
    </w:div>
    <w:div w:id="178930515">
      <w:bodyDiv w:val="1"/>
      <w:marLeft w:val="0"/>
      <w:marRight w:val="0"/>
      <w:marTop w:val="0"/>
      <w:marBottom w:val="0"/>
      <w:divBdr>
        <w:top w:val="none" w:sz="0" w:space="0" w:color="auto"/>
        <w:left w:val="none" w:sz="0" w:space="0" w:color="auto"/>
        <w:bottom w:val="none" w:sz="0" w:space="0" w:color="auto"/>
        <w:right w:val="none" w:sz="0" w:space="0" w:color="auto"/>
      </w:divBdr>
    </w:div>
    <w:div w:id="183249716">
      <w:bodyDiv w:val="1"/>
      <w:marLeft w:val="0"/>
      <w:marRight w:val="0"/>
      <w:marTop w:val="0"/>
      <w:marBottom w:val="0"/>
      <w:divBdr>
        <w:top w:val="none" w:sz="0" w:space="0" w:color="auto"/>
        <w:left w:val="none" w:sz="0" w:space="0" w:color="auto"/>
        <w:bottom w:val="none" w:sz="0" w:space="0" w:color="auto"/>
        <w:right w:val="none" w:sz="0" w:space="0" w:color="auto"/>
      </w:divBdr>
    </w:div>
    <w:div w:id="184369840">
      <w:bodyDiv w:val="1"/>
      <w:marLeft w:val="0"/>
      <w:marRight w:val="0"/>
      <w:marTop w:val="0"/>
      <w:marBottom w:val="0"/>
      <w:divBdr>
        <w:top w:val="none" w:sz="0" w:space="0" w:color="auto"/>
        <w:left w:val="none" w:sz="0" w:space="0" w:color="auto"/>
        <w:bottom w:val="none" w:sz="0" w:space="0" w:color="auto"/>
        <w:right w:val="none" w:sz="0" w:space="0" w:color="auto"/>
      </w:divBdr>
    </w:div>
    <w:div w:id="184681037">
      <w:bodyDiv w:val="1"/>
      <w:marLeft w:val="0"/>
      <w:marRight w:val="0"/>
      <w:marTop w:val="0"/>
      <w:marBottom w:val="0"/>
      <w:divBdr>
        <w:top w:val="none" w:sz="0" w:space="0" w:color="auto"/>
        <w:left w:val="none" w:sz="0" w:space="0" w:color="auto"/>
        <w:bottom w:val="none" w:sz="0" w:space="0" w:color="auto"/>
        <w:right w:val="none" w:sz="0" w:space="0" w:color="auto"/>
      </w:divBdr>
    </w:div>
    <w:div w:id="185139779">
      <w:bodyDiv w:val="1"/>
      <w:marLeft w:val="0"/>
      <w:marRight w:val="0"/>
      <w:marTop w:val="0"/>
      <w:marBottom w:val="0"/>
      <w:divBdr>
        <w:top w:val="none" w:sz="0" w:space="0" w:color="auto"/>
        <w:left w:val="none" w:sz="0" w:space="0" w:color="auto"/>
        <w:bottom w:val="none" w:sz="0" w:space="0" w:color="auto"/>
        <w:right w:val="none" w:sz="0" w:space="0" w:color="auto"/>
      </w:divBdr>
    </w:div>
    <w:div w:id="187917154">
      <w:bodyDiv w:val="1"/>
      <w:marLeft w:val="0"/>
      <w:marRight w:val="0"/>
      <w:marTop w:val="0"/>
      <w:marBottom w:val="0"/>
      <w:divBdr>
        <w:top w:val="none" w:sz="0" w:space="0" w:color="auto"/>
        <w:left w:val="none" w:sz="0" w:space="0" w:color="auto"/>
        <w:bottom w:val="none" w:sz="0" w:space="0" w:color="auto"/>
        <w:right w:val="none" w:sz="0" w:space="0" w:color="auto"/>
      </w:divBdr>
    </w:div>
    <w:div w:id="189999487">
      <w:bodyDiv w:val="1"/>
      <w:marLeft w:val="0"/>
      <w:marRight w:val="0"/>
      <w:marTop w:val="0"/>
      <w:marBottom w:val="0"/>
      <w:divBdr>
        <w:top w:val="none" w:sz="0" w:space="0" w:color="auto"/>
        <w:left w:val="none" w:sz="0" w:space="0" w:color="auto"/>
        <w:bottom w:val="none" w:sz="0" w:space="0" w:color="auto"/>
        <w:right w:val="none" w:sz="0" w:space="0" w:color="auto"/>
      </w:divBdr>
    </w:div>
    <w:div w:id="195780488">
      <w:bodyDiv w:val="1"/>
      <w:marLeft w:val="0"/>
      <w:marRight w:val="0"/>
      <w:marTop w:val="0"/>
      <w:marBottom w:val="0"/>
      <w:divBdr>
        <w:top w:val="none" w:sz="0" w:space="0" w:color="auto"/>
        <w:left w:val="none" w:sz="0" w:space="0" w:color="auto"/>
        <w:bottom w:val="none" w:sz="0" w:space="0" w:color="auto"/>
        <w:right w:val="none" w:sz="0" w:space="0" w:color="auto"/>
      </w:divBdr>
    </w:div>
    <w:div w:id="197284803">
      <w:bodyDiv w:val="1"/>
      <w:marLeft w:val="0"/>
      <w:marRight w:val="0"/>
      <w:marTop w:val="0"/>
      <w:marBottom w:val="0"/>
      <w:divBdr>
        <w:top w:val="none" w:sz="0" w:space="0" w:color="auto"/>
        <w:left w:val="none" w:sz="0" w:space="0" w:color="auto"/>
        <w:bottom w:val="none" w:sz="0" w:space="0" w:color="auto"/>
        <w:right w:val="none" w:sz="0" w:space="0" w:color="auto"/>
      </w:divBdr>
    </w:div>
    <w:div w:id="199054955">
      <w:bodyDiv w:val="1"/>
      <w:marLeft w:val="0"/>
      <w:marRight w:val="0"/>
      <w:marTop w:val="0"/>
      <w:marBottom w:val="0"/>
      <w:divBdr>
        <w:top w:val="none" w:sz="0" w:space="0" w:color="auto"/>
        <w:left w:val="none" w:sz="0" w:space="0" w:color="auto"/>
        <w:bottom w:val="none" w:sz="0" w:space="0" w:color="auto"/>
        <w:right w:val="none" w:sz="0" w:space="0" w:color="auto"/>
      </w:divBdr>
    </w:div>
    <w:div w:id="202790331">
      <w:bodyDiv w:val="1"/>
      <w:marLeft w:val="0"/>
      <w:marRight w:val="0"/>
      <w:marTop w:val="0"/>
      <w:marBottom w:val="0"/>
      <w:divBdr>
        <w:top w:val="none" w:sz="0" w:space="0" w:color="auto"/>
        <w:left w:val="none" w:sz="0" w:space="0" w:color="auto"/>
        <w:bottom w:val="none" w:sz="0" w:space="0" w:color="auto"/>
        <w:right w:val="none" w:sz="0" w:space="0" w:color="auto"/>
      </w:divBdr>
    </w:div>
    <w:div w:id="202865023">
      <w:bodyDiv w:val="1"/>
      <w:marLeft w:val="0"/>
      <w:marRight w:val="0"/>
      <w:marTop w:val="0"/>
      <w:marBottom w:val="0"/>
      <w:divBdr>
        <w:top w:val="none" w:sz="0" w:space="0" w:color="auto"/>
        <w:left w:val="none" w:sz="0" w:space="0" w:color="auto"/>
        <w:bottom w:val="none" w:sz="0" w:space="0" w:color="auto"/>
        <w:right w:val="none" w:sz="0" w:space="0" w:color="auto"/>
      </w:divBdr>
    </w:div>
    <w:div w:id="202906719">
      <w:bodyDiv w:val="1"/>
      <w:marLeft w:val="0"/>
      <w:marRight w:val="0"/>
      <w:marTop w:val="0"/>
      <w:marBottom w:val="0"/>
      <w:divBdr>
        <w:top w:val="none" w:sz="0" w:space="0" w:color="auto"/>
        <w:left w:val="none" w:sz="0" w:space="0" w:color="auto"/>
        <w:bottom w:val="none" w:sz="0" w:space="0" w:color="auto"/>
        <w:right w:val="none" w:sz="0" w:space="0" w:color="auto"/>
      </w:divBdr>
    </w:div>
    <w:div w:id="204216441">
      <w:bodyDiv w:val="1"/>
      <w:marLeft w:val="0"/>
      <w:marRight w:val="0"/>
      <w:marTop w:val="0"/>
      <w:marBottom w:val="0"/>
      <w:divBdr>
        <w:top w:val="none" w:sz="0" w:space="0" w:color="auto"/>
        <w:left w:val="none" w:sz="0" w:space="0" w:color="auto"/>
        <w:bottom w:val="none" w:sz="0" w:space="0" w:color="auto"/>
        <w:right w:val="none" w:sz="0" w:space="0" w:color="auto"/>
      </w:divBdr>
    </w:div>
    <w:div w:id="204563990">
      <w:bodyDiv w:val="1"/>
      <w:marLeft w:val="0"/>
      <w:marRight w:val="0"/>
      <w:marTop w:val="0"/>
      <w:marBottom w:val="0"/>
      <w:divBdr>
        <w:top w:val="none" w:sz="0" w:space="0" w:color="auto"/>
        <w:left w:val="none" w:sz="0" w:space="0" w:color="auto"/>
        <w:bottom w:val="none" w:sz="0" w:space="0" w:color="auto"/>
        <w:right w:val="none" w:sz="0" w:space="0" w:color="auto"/>
      </w:divBdr>
    </w:div>
    <w:div w:id="208107268">
      <w:bodyDiv w:val="1"/>
      <w:marLeft w:val="0"/>
      <w:marRight w:val="0"/>
      <w:marTop w:val="0"/>
      <w:marBottom w:val="0"/>
      <w:divBdr>
        <w:top w:val="none" w:sz="0" w:space="0" w:color="auto"/>
        <w:left w:val="none" w:sz="0" w:space="0" w:color="auto"/>
        <w:bottom w:val="none" w:sz="0" w:space="0" w:color="auto"/>
        <w:right w:val="none" w:sz="0" w:space="0" w:color="auto"/>
      </w:divBdr>
    </w:div>
    <w:div w:id="208151109">
      <w:bodyDiv w:val="1"/>
      <w:marLeft w:val="0"/>
      <w:marRight w:val="0"/>
      <w:marTop w:val="0"/>
      <w:marBottom w:val="0"/>
      <w:divBdr>
        <w:top w:val="none" w:sz="0" w:space="0" w:color="auto"/>
        <w:left w:val="none" w:sz="0" w:space="0" w:color="auto"/>
        <w:bottom w:val="none" w:sz="0" w:space="0" w:color="auto"/>
        <w:right w:val="none" w:sz="0" w:space="0" w:color="auto"/>
      </w:divBdr>
    </w:div>
    <w:div w:id="208345377">
      <w:bodyDiv w:val="1"/>
      <w:marLeft w:val="0"/>
      <w:marRight w:val="0"/>
      <w:marTop w:val="0"/>
      <w:marBottom w:val="0"/>
      <w:divBdr>
        <w:top w:val="none" w:sz="0" w:space="0" w:color="auto"/>
        <w:left w:val="none" w:sz="0" w:space="0" w:color="auto"/>
        <w:bottom w:val="none" w:sz="0" w:space="0" w:color="auto"/>
        <w:right w:val="none" w:sz="0" w:space="0" w:color="auto"/>
      </w:divBdr>
    </w:div>
    <w:div w:id="208808542">
      <w:bodyDiv w:val="1"/>
      <w:marLeft w:val="0"/>
      <w:marRight w:val="0"/>
      <w:marTop w:val="0"/>
      <w:marBottom w:val="0"/>
      <w:divBdr>
        <w:top w:val="none" w:sz="0" w:space="0" w:color="auto"/>
        <w:left w:val="none" w:sz="0" w:space="0" w:color="auto"/>
        <w:bottom w:val="none" w:sz="0" w:space="0" w:color="auto"/>
        <w:right w:val="none" w:sz="0" w:space="0" w:color="auto"/>
      </w:divBdr>
    </w:div>
    <w:div w:id="209388154">
      <w:bodyDiv w:val="1"/>
      <w:marLeft w:val="0"/>
      <w:marRight w:val="0"/>
      <w:marTop w:val="0"/>
      <w:marBottom w:val="0"/>
      <w:divBdr>
        <w:top w:val="none" w:sz="0" w:space="0" w:color="auto"/>
        <w:left w:val="none" w:sz="0" w:space="0" w:color="auto"/>
        <w:bottom w:val="none" w:sz="0" w:space="0" w:color="auto"/>
        <w:right w:val="none" w:sz="0" w:space="0" w:color="auto"/>
      </w:divBdr>
    </w:div>
    <w:div w:id="211309651">
      <w:bodyDiv w:val="1"/>
      <w:marLeft w:val="0"/>
      <w:marRight w:val="0"/>
      <w:marTop w:val="0"/>
      <w:marBottom w:val="0"/>
      <w:divBdr>
        <w:top w:val="none" w:sz="0" w:space="0" w:color="auto"/>
        <w:left w:val="none" w:sz="0" w:space="0" w:color="auto"/>
        <w:bottom w:val="none" w:sz="0" w:space="0" w:color="auto"/>
        <w:right w:val="none" w:sz="0" w:space="0" w:color="auto"/>
      </w:divBdr>
    </w:div>
    <w:div w:id="211625782">
      <w:bodyDiv w:val="1"/>
      <w:marLeft w:val="0"/>
      <w:marRight w:val="0"/>
      <w:marTop w:val="0"/>
      <w:marBottom w:val="0"/>
      <w:divBdr>
        <w:top w:val="none" w:sz="0" w:space="0" w:color="auto"/>
        <w:left w:val="none" w:sz="0" w:space="0" w:color="auto"/>
        <w:bottom w:val="none" w:sz="0" w:space="0" w:color="auto"/>
        <w:right w:val="none" w:sz="0" w:space="0" w:color="auto"/>
      </w:divBdr>
    </w:div>
    <w:div w:id="213201915">
      <w:bodyDiv w:val="1"/>
      <w:marLeft w:val="0"/>
      <w:marRight w:val="0"/>
      <w:marTop w:val="0"/>
      <w:marBottom w:val="0"/>
      <w:divBdr>
        <w:top w:val="none" w:sz="0" w:space="0" w:color="auto"/>
        <w:left w:val="none" w:sz="0" w:space="0" w:color="auto"/>
        <w:bottom w:val="none" w:sz="0" w:space="0" w:color="auto"/>
        <w:right w:val="none" w:sz="0" w:space="0" w:color="auto"/>
      </w:divBdr>
    </w:div>
    <w:div w:id="213741037">
      <w:bodyDiv w:val="1"/>
      <w:marLeft w:val="0"/>
      <w:marRight w:val="0"/>
      <w:marTop w:val="0"/>
      <w:marBottom w:val="0"/>
      <w:divBdr>
        <w:top w:val="none" w:sz="0" w:space="0" w:color="auto"/>
        <w:left w:val="none" w:sz="0" w:space="0" w:color="auto"/>
        <w:bottom w:val="none" w:sz="0" w:space="0" w:color="auto"/>
        <w:right w:val="none" w:sz="0" w:space="0" w:color="auto"/>
      </w:divBdr>
    </w:div>
    <w:div w:id="213779720">
      <w:bodyDiv w:val="1"/>
      <w:marLeft w:val="0"/>
      <w:marRight w:val="0"/>
      <w:marTop w:val="0"/>
      <w:marBottom w:val="0"/>
      <w:divBdr>
        <w:top w:val="none" w:sz="0" w:space="0" w:color="auto"/>
        <w:left w:val="none" w:sz="0" w:space="0" w:color="auto"/>
        <w:bottom w:val="none" w:sz="0" w:space="0" w:color="auto"/>
        <w:right w:val="none" w:sz="0" w:space="0" w:color="auto"/>
      </w:divBdr>
    </w:div>
    <w:div w:id="213929797">
      <w:bodyDiv w:val="1"/>
      <w:marLeft w:val="0"/>
      <w:marRight w:val="0"/>
      <w:marTop w:val="0"/>
      <w:marBottom w:val="0"/>
      <w:divBdr>
        <w:top w:val="none" w:sz="0" w:space="0" w:color="auto"/>
        <w:left w:val="none" w:sz="0" w:space="0" w:color="auto"/>
        <w:bottom w:val="none" w:sz="0" w:space="0" w:color="auto"/>
        <w:right w:val="none" w:sz="0" w:space="0" w:color="auto"/>
      </w:divBdr>
    </w:div>
    <w:div w:id="214703089">
      <w:bodyDiv w:val="1"/>
      <w:marLeft w:val="0"/>
      <w:marRight w:val="0"/>
      <w:marTop w:val="0"/>
      <w:marBottom w:val="0"/>
      <w:divBdr>
        <w:top w:val="none" w:sz="0" w:space="0" w:color="auto"/>
        <w:left w:val="none" w:sz="0" w:space="0" w:color="auto"/>
        <w:bottom w:val="none" w:sz="0" w:space="0" w:color="auto"/>
        <w:right w:val="none" w:sz="0" w:space="0" w:color="auto"/>
      </w:divBdr>
    </w:div>
    <w:div w:id="214855449">
      <w:bodyDiv w:val="1"/>
      <w:marLeft w:val="0"/>
      <w:marRight w:val="0"/>
      <w:marTop w:val="0"/>
      <w:marBottom w:val="0"/>
      <w:divBdr>
        <w:top w:val="none" w:sz="0" w:space="0" w:color="auto"/>
        <w:left w:val="none" w:sz="0" w:space="0" w:color="auto"/>
        <w:bottom w:val="none" w:sz="0" w:space="0" w:color="auto"/>
        <w:right w:val="none" w:sz="0" w:space="0" w:color="auto"/>
      </w:divBdr>
    </w:div>
    <w:div w:id="216208091">
      <w:bodyDiv w:val="1"/>
      <w:marLeft w:val="0"/>
      <w:marRight w:val="0"/>
      <w:marTop w:val="0"/>
      <w:marBottom w:val="0"/>
      <w:divBdr>
        <w:top w:val="none" w:sz="0" w:space="0" w:color="auto"/>
        <w:left w:val="none" w:sz="0" w:space="0" w:color="auto"/>
        <w:bottom w:val="none" w:sz="0" w:space="0" w:color="auto"/>
        <w:right w:val="none" w:sz="0" w:space="0" w:color="auto"/>
      </w:divBdr>
    </w:div>
    <w:div w:id="218595327">
      <w:bodyDiv w:val="1"/>
      <w:marLeft w:val="0"/>
      <w:marRight w:val="0"/>
      <w:marTop w:val="0"/>
      <w:marBottom w:val="0"/>
      <w:divBdr>
        <w:top w:val="none" w:sz="0" w:space="0" w:color="auto"/>
        <w:left w:val="none" w:sz="0" w:space="0" w:color="auto"/>
        <w:bottom w:val="none" w:sz="0" w:space="0" w:color="auto"/>
        <w:right w:val="none" w:sz="0" w:space="0" w:color="auto"/>
      </w:divBdr>
    </w:div>
    <w:div w:id="223489603">
      <w:bodyDiv w:val="1"/>
      <w:marLeft w:val="0"/>
      <w:marRight w:val="0"/>
      <w:marTop w:val="0"/>
      <w:marBottom w:val="0"/>
      <w:divBdr>
        <w:top w:val="none" w:sz="0" w:space="0" w:color="auto"/>
        <w:left w:val="none" w:sz="0" w:space="0" w:color="auto"/>
        <w:bottom w:val="none" w:sz="0" w:space="0" w:color="auto"/>
        <w:right w:val="none" w:sz="0" w:space="0" w:color="auto"/>
      </w:divBdr>
    </w:div>
    <w:div w:id="224608549">
      <w:bodyDiv w:val="1"/>
      <w:marLeft w:val="0"/>
      <w:marRight w:val="0"/>
      <w:marTop w:val="0"/>
      <w:marBottom w:val="0"/>
      <w:divBdr>
        <w:top w:val="none" w:sz="0" w:space="0" w:color="auto"/>
        <w:left w:val="none" w:sz="0" w:space="0" w:color="auto"/>
        <w:bottom w:val="none" w:sz="0" w:space="0" w:color="auto"/>
        <w:right w:val="none" w:sz="0" w:space="0" w:color="auto"/>
      </w:divBdr>
    </w:div>
    <w:div w:id="232668946">
      <w:bodyDiv w:val="1"/>
      <w:marLeft w:val="0"/>
      <w:marRight w:val="0"/>
      <w:marTop w:val="0"/>
      <w:marBottom w:val="0"/>
      <w:divBdr>
        <w:top w:val="none" w:sz="0" w:space="0" w:color="auto"/>
        <w:left w:val="none" w:sz="0" w:space="0" w:color="auto"/>
        <w:bottom w:val="none" w:sz="0" w:space="0" w:color="auto"/>
        <w:right w:val="none" w:sz="0" w:space="0" w:color="auto"/>
      </w:divBdr>
    </w:div>
    <w:div w:id="233272867">
      <w:bodyDiv w:val="1"/>
      <w:marLeft w:val="0"/>
      <w:marRight w:val="0"/>
      <w:marTop w:val="0"/>
      <w:marBottom w:val="0"/>
      <w:divBdr>
        <w:top w:val="none" w:sz="0" w:space="0" w:color="auto"/>
        <w:left w:val="none" w:sz="0" w:space="0" w:color="auto"/>
        <w:bottom w:val="none" w:sz="0" w:space="0" w:color="auto"/>
        <w:right w:val="none" w:sz="0" w:space="0" w:color="auto"/>
      </w:divBdr>
    </w:div>
    <w:div w:id="233517229">
      <w:bodyDiv w:val="1"/>
      <w:marLeft w:val="0"/>
      <w:marRight w:val="0"/>
      <w:marTop w:val="0"/>
      <w:marBottom w:val="0"/>
      <w:divBdr>
        <w:top w:val="none" w:sz="0" w:space="0" w:color="auto"/>
        <w:left w:val="none" w:sz="0" w:space="0" w:color="auto"/>
        <w:bottom w:val="none" w:sz="0" w:space="0" w:color="auto"/>
        <w:right w:val="none" w:sz="0" w:space="0" w:color="auto"/>
      </w:divBdr>
    </w:div>
    <w:div w:id="233783324">
      <w:bodyDiv w:val="1"/>
      <w:marLeft w:val="0"/>
      <w:marRight w:val="0"/>
      <w:marTop w:val="0"/>
      <w:marBottom w:val="0"/>
      <w:divBdr>
        <w:top w:val="none" w:sz="0" w:space="0" w:color="auto"/>
        <w:left w:val="none" w:sz="0" w:space="0" w:color="auto"/>
        <w:bottom w:val="none" w:sz="0" w:space="0" w:color="auto"/>
        <w:right w:val="none" w:sz="0" w:space="0" w:color="auto"/>
      </w:divBdr>
    </w:div>
    <w:div w:id="234242730">
      <w:bodyDiv w:val="1"/>
      <w:marLeft w:val="0"/>
      <w:marRight w:val="0"/>
      <w:marTop w:val="0"/>
      <w:marBottom w:val="0"/>
      <w:divBdr>
        <w:top w:val="none" w:sz="0" w:space="0" w:color="auto"/>
        <w:left w:val="none" w:sz="0" w:space="0" w:color="auto"/>
        <w:bottom w:val="none" w:sz="0" w:space="0" w:color="auto"/>
        <w:right w:val="none" w:sz="0" w:space="0" w:color="auto"/>
      </w:divBdr>
    </w:div>
    <w:div w:id="241531056">
      <w:bodyDiv w:val="1"/>
      <w:marLeft w:val="0"/>
      <w:marRight w:val="0"/>
      <w:marTop w:val="0"/>
      <w:marBottom w:val="0"/>
      <w:divBdr>
        <w:top w:val="none" w:sz="0" w:space="0" w:color="auto"/>
        <w:left w:val="none" w:sz="0" w:space="0" w:color="auto"/>
        <w:bottom w:val="none" w:sz="0" w:space="0" w:color="auto"/>
        <w:right w:val="none" w:sz="0" w:space="0" w:color="auto"/>
      </w:divBdr>
    </w:div>
    <w:div w:id="245917160">
      <w:bodyDiv w:val="1"/>
      <w:marLeft w:val="0"/>
      <w:marRight w:val="0"/>
      <w:marTop w:val="0"/>
      <w:marBottom w:val="0"/>
      <w:divBdr>
        <w:top w:val="none" w:sz="0" w:space="0" w:color="auto"/>
        <w:left w:val="none" w:sz="0" w:space="0" w:color="auto"/>
        <w:bottom w:val="none" w:sz="0" w:space="0" w:color="auto"/>
        <w:right w:val="none" w:sz="0" w:space="0" w:color="auto"/>
      </w:divBdr>
    </w:div>
    <w:div w:id="247807489">
      <w:bodyDiv w:val="1"/>
      <w:marLeft w:val="0"/>
      <w:marRight w:val="0"/>
      <w:marTop w:val="0"/>
      <w:marBottom w:val="0"/>
      <w:divBdr>
        <w:top w:val="none" w:sz="0" w:space="0" w:color="auto"/>
        <w:left w:val="none" w:sz="0" w:space="0" w:color="auto"/>
        <w:bottom w:val="none" w:sz="0" w:space="0" w:color="auto"/>
        <w:right w:val="none" w:sz="0" w:space="0" w:color="auto"/>
      </w:divBdr>
    </w:div>
    <w:div w:id="248271925">
      <w:bodyDiv w:val="1"/>
      <w:marLeft w:val="0"/>
      <w:marRight w:val="0"/>
      <w:marTop w:val="0"/>
      <w:marBottom w:val="0"/>
      <w:divBdr>
        <w:top w:val="none" w:sz="0" w:space="0" w:color="auto"/>
        <w:left w:val="none" w:sz="0" w:space="0" w:color="auto"/>
        <w:bottom w:val="none" w:sz="0" w:space="0" w:color="auto"/>
        <w:right w:val="none" w:sz="0" w:space="0" w:color="auto"/>
      </w:divBdr>
    </w:div>
    <w:div w:id="248975022">
      <w:bodyDiv w:val="1"/>
      <w:marLeft w:val="0"/>
      <w:marRight w:val="0"/>
      <w:marTop w:val="0"/>
      <w:marBottom w:val="0"/>
      <w:divBdr>
        <w:top w:val="none" w:sz="0" w:space="0" w:color="auto"/>
        <w:left w:val="none" w:sz="0" w:space="0" w:color="auto"/>
        <w:bottom w:val="none" w:sz="0" w:space="0" w:color="auto"/>
        <w:right w:val="none" w:sz="0" w:space="0" w:color="auto"/>
      </w:divBdr>
    </w:div>
    <w:div w:id="255941765">
      <w:bodyDiv w:val="1"/>
      <w:marLeft w:val="0"/>
      <w:marRight w:val="0"/>
      <w:marTop w:val="0"/>
      <w:marBottom w:val="0"/>
      <w:divBdr>
        <w:top w:val="none" w:sz="0" w:space="0" w:color="auto"/>
        <w:left w:val="none" w:sz="0" w:space="0" w:color="auto"/>
        <w:bottom w:val="none" w:sz="0" w:space="0" w:color="auto"/>
        <w:right w:val="none" w:sz="0" w:space="0" w:color="auto"/>
      </w:divBdr>
    </w:div>
    <w:div w:id="256258603">
      <w:bodyDiv w:val="1"/>
      <w:marLeft w:val="0"/>
      <w:marRight w:val="0"/>
      <w:marTop w:val="0"/>
      <w:marBottom w:val="0"/>
      <w:divBdr>
        <w:top w:val="none" w:sz="0" w:space="0" w:color="auto"/>
        <w:left w:val="none" w:sz="0" w:space="0" w:color="auto"/>
        <w:bottom w:val="none" w:sz="0" w:space="0" w:color="auto"/>
        <w:right w:val="none" w:sz="0" w:space="0" w:color="auto"/>
      </w:divBdr>
    </w:div>
    <w:div w:id="256334022">
      <w:bodyDiv w:val="1"/>
      <w:marLeft w:val="0"/>
      <w:marRight w:val="0"/>
      <w:marTop w:val="0"/>
      <w:marBottom w:val="0"/>
      <w:divBdr>
        <w:top w:val="none" w:sz="0" w:space="0" w:color="auto"/>
        <w:left w:val="none" w:sz="0" w:space="0" w:color="auto"/>
        <w:bottom w:val="none" w:sz="0" w:space="0" w:color="auto"/>
        <w:right w:val="none" w:sz="0" w:space="0" w:color="auto"/>
      </w:divBdr>
    </w:div>
    <w:div w:id="256448155">
      <w:bodyDiv w:val="1"/>
      <w:marLeft w:val="0"/>
      <w:marRight w:val="0"/>
      <w:marTop w:val="0"/>
      <w:marBottom w:val="0"/>
      <w:divBdr>
        <w:top w:val="none" w:sz="0" w:space="0" w:color="auto"/>
        <w:left w:val="none" w:sz="0" w:space="0" w:color="auto"/>
        <w:bottom w:val="none" w:sz="0" w:space="0" w:color="auto"/>
        <w:right w:val="none" w:sz="0" w:space="0" w:color="auto"/>
      </w:divBdr>
    </w:div>
    <w:div w:id="257637463">
      <w:bodyDiv w:val="1"/>
      <w:marLeft w:val="0"/>
      <w:marRight w:val="0"/>
      <w:marTop w:val="0"/>
      <w:marBottom w:val="0"/>
      <w:divBdr>
        <w:top w:val="none" w:sz="0" w:space="0" w:color="auto"/>
        <w:left w:val="none" w:sz="0" w:space="0" w:color="auto"/>
        <w:bottom w:val="none" w:sz="0" w:space="0" w:color="auto"/>
        <w:right w:val="none" w:sz="0" w:space="0" w:color="auto"/>
      </w:divBdr>
    </w:div>
    <w:div w:id="259412995">
      <w:bodyDiv w:val="1"/>
      <w:marLeft w:val="0"/>
      <w:marRight w:val="0"/>
      <w:marTop w:val="0"/>
      <w:marBottom w:val="0"/>
      <w:divBdr>
        <w:top w:val="none" w:sz="0" w:space="0" w:color="auto"/>
        <w:left w:val="none" w:sz="0" w:space="0" w:color="auto"/>
        <w:bottom w:val="none" w:sz="0" w:space="0" w:color="auto"/>
        <w:right w:val="none" w:sz="0" w:space="0" w:color="auto"/>
      </w:divBdr>
    </w:div>
    <w:div w:id="261031236">
      <w:bodyDiv w:val="1"/>
      <w:marLeft w:val="0"/>
      <w:marRight w:val="0"/>
      <w:marTop w:val="0"/>
      <w:marBottom w:val="0"/>
      <w:divBdr>
        <w:top w:val="none" w:sz="0" w:space="0" w:color="auto"/>
        <w:left w:val="none" w:sz="0" w:space="0" w:color="auto"/>
        <w:bottom w:val="none" w:sz="0" w:space="0" w:color="auto"/>
        <w:right w:val="none" w:sz="0" w:space="0" w:color="auto"/>
      </w:divBdr>
    </w:div>
    <w:div w:id="261106908">
      <w:bodyDiv w:val="1"/>
      <w:marLeft w:val="0"/>
      <w:marRight w:val="0"/>
      <w:marTop w:val="0"/>
      <w:marBottom w:val="0"/>
      <w:divBdr>
        <w:top w:val="none" w:sz="0" w:space="0" w:color="auto"/>
        <w:left w:val="none" w:sz="0" w:space="0" w:color="auto"/>
        <w:bottom w:val="none" w:sz="0" w:space="0" w:color="auto"/>
        <w:right w:val="none" w:sz="0" w:space="0" w:color="auto"/>
      </w:divBdr>
    </w:div>
    <w:div w:id="262155784">
      <w:bodyDiv w:val="1"/>
      <w:marLeft w:val="0"/>
      <w:marRight w:val="0"/>
      <w:marTop w:val="0"/>
      <w:marBottom w:val="0"/>
      <w:divBdr>
        <w:top w:val="none" w:sz="0" w:space="0" w:color="auto"/>
        <w:left w:val="none" w:sz="0" w:space="0" w:color="auto"/>
        <w:bottom w:val="none" w:sz="0" w:space="0" w:color="auto"/>
        <w:right w:val="none" w:sz="0" w:space="0" w:color="auto"/>
      </w:divBdr>
    </w:div>
    <w:div w:id="262347148">
      <w:bodyDiv w:val="1"/>
      <w:marLeft w:val="0"/>
      <w:marRight w:val="0"/>
      <w:marTop w:val="0"/>
      <w:marBottom w:val="0"/>
      <w:divBdr>
        <w:top w:val="none" w:sz="0" w:space="0" w:color="auto"/>
        <w:left w:val="none" w:sz="0" w:space="0" w:color="auto"/>
        <w:bottom w:val="none" w:sz="0" w:space="0" w:color="auto"/>
        <w:right w:val="none" w:sz="0" w:space="0" w:color="auto"/>
      </w:divBdr>
    </w:div>
    <w:div w:id="262733951">
      <w:bodyDiv w:val="1"/>
      <w:marLeft w:val="0"/>
      <w:marRight w:val="0"/>
      <w:marTop w:val="0"/>
      <w:marBottom w:val="0"/>
      <w:divBdr>
        <w:top w:val="none" w:sz="0" w:space="0" w:color="auto"/>
        <w:left w:val="none" w:sz="0" w:space="0" w:color="auto"/>
        <w:bottom w:val="none" w:sz="0" w:space="0" w:color="auto"/>
        <w:right w:val="none" w:sz="0" w:space="0" w:color="auto"/>
      </w:divBdr>
    </w:div>
    <w:div w:id="264386064">
      <w:bodyDiv w:val="1"/>
      <w:marLeft w:val="0"/>
      <w:marRight w:val="0"/>
      <w:marTop w:val="0"/>
      <w:marBottom w:val="0"/>
      <w:divBdr>
        <w:top w:val="none" w:sz="0" w:space="0" w:color="auto"/>
        <w:left w:val="none" w:sz="0" w:space="0" w:color="auto"/>
        <w:bottom w:val="none" w:sz="0" w:space="0" w:color="auto"/>
        <w:right w:val="none" w:sz="0" w:space="0" w:color="auto"/>
      </w:divBdr>
    </w:div>
    <w:div w:id="269625925">
      <w:bodyDiv w:val="1"/>
      <w:marLeft w:val="0"/>
      <w:marRight w:val="0"/>
      <w:marTop w:val="0"/>
      <w:marBottom w:val="0"/>
      <w:divBdr>
        <w:top w:val="none" w:sz="0" w:space="0" w:color="auto"/>
        <w:left w:val="none" w:sz="0" w:space="0" w:color="auto"/>
        <w:bottom w:val="none" w:sz="0" w:space="0" w:color="auto"/>
        <w:right w:val="none" w:sz="0" w:space="0" w:color="auto"/>
      </w:divBdr>
    </w:div>
    <w:div w:id="270481927">
      <w:bodyDiv w:val="1"/>
      <w:marLeft w:val="0"/>
      <w:marRight w:val="0"/>
      <w:marTop w:val="0"/>
      <w:marBottom w:val="0"/>
      <w:divBdr>
        <w:top w:val="none" w:sz="0" w:space="0" w:color="auto"/>
        <w:left w:val="none" w:sz="0" w:space="0" w:color="auto"/>
        <w:bottom w:val="none" w:sz="0" w:space="0" w:color="auto"/>
        <w:right w:val="none" w:sz="0" w:space="0" w:color="auto"/>
      </w:divBdr>
    </w:div>
    <w:div w:id="271208479">
      <w:bodyDiv w:val="1"/>
      <w:marLeft w:val="0"/>
      <w:marRight w:val="0"/>
      <w:marTop w:val="0"/>
      <w:marBottom w:val="0"/>
      <w:divBdr>
        <w:top w:val="none" w:sz="0" w:space="0" w:color="auto"/>
        <w:left w:val="none" w:sz="0" w:space="0" w:color="auto"/>
        <w:bottom w:val="none" w:sz="0" w:space="0" w:color="auto"/>
        <w:right w:val="none" w:sz="0" w:space="0" w:color="auto"/>
      </w:divBdr>
    </w:div>
    <w:div w:id="271862937">
      <w:bodyDiv w:val="1"/>
      <w:marLeft w:val="0"/>
      <w:marRight w:val="0"/>
      <w:marTop w:val="0"/>
      <w:marBottom w:val="0"/>
      <w:divBdr>
        <w:top w:val="none" w:sz="0" w:space="0" w:color="auto"/>
        <w:left w:val="none" w:sz="0" w:space="0" w:color="auto"/>
        <w:bottom w:val="none" w:sz="0" w:space="0" w:color="auto"/>
        <w:right w:val="none" w:sz="0" w:space="0" w:color="auto"/>
      </w:divBdr>
    </w:div>
    <w:div w:id="273488162">
      <w:bodyDiv w:val="1"/>
      <w:marLeft w:val="0"/>
      <w:marRight w:val="0"/>
      <w:marTop w:val="0"/>
      <w:marBottom w:val="0"/>
      <w:divBdr>
        <w:top w:val="none" w:sz="0" w:space="0" w:color="auto"/>
        <w:left w:val="none" w:sz="0" w:space="0" w:color="auto"/>
        <w:bottom w:val="none" w:sz="0" w:space="0" w:color="auto"/>
        <w:right w:val="none" w:sz="0" w:space="0" w:color="auto"/>
      </w:divBdr>
    </w:div>
    <w:div w:id="275253593">
      <w:bodyDiv w:val="1"/>
      <w:marLeft w:val="0"/>
      <w:marRight w:val="0"/>
      <w:marTop w:val="0"/>
      <w:marBottom w:val="0"/>
      <w:divBdr>
        <w:top w:val="none" w:sz="0" w:space="0" w:color="auto"/>
        <w:left w:val="none" w:sz="0" w:space="0" w:color="auto"/>
        <w:bottom w:val="none" w:sz="0" w:space="0" w:color="auto"/>
        <w:right w:val="none" w:sz="0" w:space="0" w:color="auto"/>
      </w:divBdr>
    </w:div>
    <w:div w:id="276328356">
      <w:bodyDiv w:val="1"/>
      <w:marLeft w:val="0"/>
      <w:marRight w:val="0"/>
      <w:marTop w:val="0"/>
      <w:marBottom w:val="0"/>
      <w:divBdr>
        <w:top w:val="none" w:sz="0" w:space="0" w:color="auto"/>
        <w:left w:val="none" w:sz="0" w:space="0" w:color="auto"/>
        <w:bottom w:val="none" w:sz="0" w:space="0" w:color="auto"/>
        <w:right w:val="none" w:sz="0" w:space="0" w:color="auto"/>
      </w:divBdr>
    </w:div>
    <w:div w:id="276764382">
      <w:bodyDiv w:val="1"/>
      <w:marLeft w:val="0"/>
      <w:marRight w:val="0"/>
      <w:marTop w:val="0"/>
      <w:marBottom w:val="0"/>
      <w:divBdr>
        <w:top w:val="none" w:sz="0" w:space="0" w:color="auto"/>
        <w:left w:val="none" w:sz="0" w:space="0" w:color="auto"/>
        <w:bottom w:val="none" w:sz="0" w:space="0" w:color="auto"/>
        <w:right w:val="none" w:sz="0" w:space="0" w:color="auto"/>
      </w:divBdr>
    </w:div>
    <w:div w:id="277299921">
      <w:bodyDiv w:val="1"/>
      <w:marLeft w:val="0"/>
      <w:marRight w:val="0"/>
      <w:marTop w:val="0"/>
      <w:marBottom w:val="0"/>
      <w:divBdr>
        <w:top w:val="none" w:sz="0" w:space="0" w:color="auto"/>
        <w:left w:val="none" w:sz="0" w:space="0" w:color="auto"/>
        <w:bottom w:val="none" w:sz="0" w:space="0" w:color="auto"/>
        <w:right w:val="none" w:sz="0" w:space="0" w:color="auto"/>
      </w:divBdr>
    </w:div>
    <w:div w:id="278418005">
      <w:bodyDiv w:val="1"/>
      <w:marLeft w:val="0"/>
      <w:marRight w:val="0"/>
      <w:marTop w:val="0"/>
      <w:marBottom w:val="0"/>
      <w:divBdr>
        <w:top w:val="none" w:sz="0" w:space="0" w:color="auto"/>
        <w:left w:val="none" w:sz="0" w:space="0" w:color="auto"/>
        <w:bottom w:val="none" w:sz="0" w:space="0" w:color="auto"/>
        <w:right w:val="none" w:sz="0" w:space="0" w:color="auto"/>
      </w:divBdr>
    </w:div>
    <w:div w:id="280764005">
      <w:bodyDiv w:val="1"/>
      <w:marLeft w:val="0"/>
      <w:marRight w:val="0"/>
      <w:marTop w:val="0"/>
      <w:marBottom w:val="0"/>
      <w:divBdr>
        <w:top w:val="none" w:sz="0" w:space="0" w:color="auto"/>
        <w:left w:val="none" w:sz="0" w:space="0" w:color="auto"/>
        <w:bottom w:val="none" w:sz="0" w:space="0" w:color="auto"/>
        <w:right w:val="none" w:sz="0" w:space="0" w:color="auto"/>
      </w:divBdr>
    </w:div>
    <w:div w:id="282854322">
      <w:bodyDiv w:val="1"/>
      <w:marLeft w:val="0"/>
      <w:marRight w:val="0"/>
      <w:marTop w:val="0"/>
      <w:marBottom w:val="0"/>
      <w:divBdr>
        <w:top w:val="none" w:sz="0" w:space="0" w:color="auto"/>
        <w:left w:val="none" w:sz="0" w:space="0" w:color="auto"/>
        <w:bottom w:val="none" w:sz="0" w:space="0" w:color="auto"/>
        <w:right w:val="none" w:sz="0" w:space="0" w:color="auto"/>
      </w:divBdr>
    </w:div>
    <w:div w:id="284506977">
      <w:bodyDiv w:val="1"/>
      <w:marLeft w:val="0"/>
      <w:marRight w:val="0"/>
      <w:marTop w:val="0"/>
      <w:marBottom w:val="0"/>
      <w:divBdr>
        <w:top w:val="none" w:sz="0" w:space="0" w:color="auto"/>
        <w:left w:val="none" w:sz="0" w:space="0" w:color="auto"/>
        <w:bottom w:val="none" w:sz="0" w:space="0" w:color="auto"/>
        <w:right w:val="none" w:sz="0" w:space="0" w:color="auto"/>
      </w:divBdr>
    </w:div>
    <w:div w:id="284819660">
      <w:bodyDiv w:val="1"/>
      <w:marLeft w:val="0"/>
      <w:marRight w:val="0"/>
      <w:marTop w:val="0"/>
      <w:marBottom w:val="0"/>
      <w:divBdr>
        <w:top w:val="none" w:sz="0" w:space="0" w:color="auto"/>
        <w:left w:val="none" w:sz="0" w:space="0" w:color="auto"/>
        <w:bottom w:val="none" w:sz="0" w:space="0" w:color="auto"/>
        <w:right w:val="none" w:sz="0" w:space="0" w:color="auto"/>
      </w:divBdr>
    </w:div>
    <w:div w:id="285702515">
      <w:bodyDiv w:val="1"/>
      <w:marLeft w:val="0"/>
      <w:marRight w:val="0"/>
      <w:marTop w:val="0"/>
      <w:marBottom w:val="0"/>
      <w:divBdr>
        <w:top w:val="none" w:sz="0" w:space="0" w:color="auto"/>
        <w:left w:val="none" w:sz="0" w:space="0" w:color="auto"/>
        <w:bottom w:val="none" w:sz="0" w:space="0" w:color="auto"/>
        <w:right w:val="none" w:sz="0" w:space="0" w:color="auto"/>
      </w:divBdr>
    </w:div>
    <w:div w:id="285812341">
      <w:bodyDiv w:val="1"/>
      <w:marLeft w:val="0"/>
      <w:marRight w:val="0"/>
      <w:marTop w:val="0"/>
      <w:marBottom w:val="0"/>
      <w:divBdr>
        <w:top w:val="none" w:sz="0" w:space="0" w:color="auto"/>
        <w:left w:val="none" w:sz="0" w:space="0" w:color="auto"/>
        <w:bottom w:val="none" w:sz="0" w:space="0" w:color="auto"/>
        <w:right w:val="none" w:sz="0" w:space="0" w:color="auto"/>
      </w:divBdr>
    </w:div>
    <w:div w:id="288055729">
      <w:bodyDiv w:val="1"/>
      <w:marLeft w:val="0"/>
      <w:marRight w:val="0"/>
      <w:marTop w:val="0"/>
      <w:marBottom w:val="0"/>
      <w:divBdr>
        <w:top w:val="none" w:sz="0" w:space="0" w:color="auto"/>
        <w:left w:val="none" w:sz="0" w:space="0" w:color="auto"/>
        <w:bottom w:val="none" w:sz="0" w:space="0" w:color="auto"/>
        <w:right w:val="none" w:sz="0" w:space="0" w:color="auto"/>
      </w:divBdr>
    </w:div>
    <w:div w:id="289939940">
      <w:bodyDiv w:val="1"/>
      <w:marLeft w:val="0"/>
      <w:marRight w:val="0"/>
      <w:marTop w:val="0"/>
      <w:marBottom w:val="0"/>
      <w:divBdr>
        <w:top w:val="none" w:sz="0" w:space="0" w:color="auto"/>
        <w:left w:val="none" w:sz="0" w:space="0" w:color="auto"/>
        <w:bottom w:val="none" w:sz="0" w:space="0" w:color="auto"/>
        <w:right w:val="none" w:sz="0" w:space="0" w:color="auto"/>
      </w:divBdr>
    </w:div>
    <w:div w:id="290987806">
      <w:bodyDiv w:val="1"/>
      <w:marLeft w:val="0"/>
      <w:marRight w:val="0"/>
      <w:marTop w:val="0"/>
      <w:marBottom w:val="0"/>
      <w:divBdr>
        <w:top w:val="none" w:sz="0" w:space="0" w:color="auto"/>
        <w:left w:val="none" w:sz="0" w:space="0" w:color="auto"/>
        <w:bottom w:val="none" w:sz="0" w:space="0" w:color="auto"/>
        <w:right w:val="none" w:sz="0" w:space="0" w:color="auto"/>
      </w:divBdr>
    </w:div>
    <w:div w:id="294212897">
      <w:bodyDiv w:val="1"/>
      <w:marLeft w:val="0"/>
      <w:marRight w:val="0"/>
      <w:marTop w:val="0"/>
      <w:marBottom w:val="0"/>
      <w:divBdr>
        <w:top w:val="none" w:sz="0" w:space="0" w:color="auto"/>
        <w:left w:val="none" w:sz="0" w:space="0" w:color="auto"/>
        <w:bottom w:val="none" w:sz="0" w:space="0" w:color="auto"/>
        <w:right w:val="none" w:sz="0" w:space="0" w:color="auto"/>
      </w:divBdr>
    </w:div>
    <w:div w:id="294675702">
      <w:bodyDiv w:val="1"/>
      <w:marLeft w:val="0"/>
      <w:marRight w:val="0"/>
      <w:marTop w:val="0"/>
      <w:marBottom w:val="0"/>
      <w:divBdr>
        <w:top w:val="none" w:sz="0" w:space="0" w:color="auto"/>
        <w:left w:val="none" w:sz="0" w:space="0" w:color="auto"/>
        <w:bottom w:val="none" w:sz="0" w:space="0" w:color="auto"/>
        <w:right w:val="none" w:sz="0" w:space="0" w:color="auto"/>
      </w:divBdr>
    </w:div>
    <w:div w:id="296692576">
      <w:bodyDiv w:val="1"/>
      <w:marLeft w:val="0"/>
      <w:marRight w:val="0"/>
      <w:marTop w:val="0"/>
      <w:marBottom w:val="0"/>
      <w:divBdr>
        <w:top w:val="none" w:sz="0" w:space="0" w:color="auto"/>
        <w:left w:val="none" w:sz="0" w:space="0" w:color="auto"/>
        <w:bottom w:val="none" w:sz="0" w:space="0" w:color="auto"/>
        <w:right w:val="none" w:sz="0" w:space="0" w:color="auto"/>
      </w:divBdr>
    </w:div>
    <w:div w:id="296759633">
      <w:bodyDiv w:val="1"/>
      <w:marLeft w:val="0"/>
      <w:marRight w:val="0"/>
      <w:marTop w:val="0"/>
      <w:marBottom w:val="0"/>
      <w:divBdr>
        <w:top w:val="none" w:sz="0" w:space="0" w:color="auto"/>
        <w:left w:val="none" w:sz="0" w:space="0" w:color="auto"/>
        <w:bottom w:val="none" w:sz="0" w:space="0" w:color="auto"/>
        <w:right w:val="none" w:sz="0" w:space="0" w:color="auto"/>
      </w:divBdr>
    </w:div>
    <w:div w:id="299775654">
      <w:bodyDiv w:val="1"/>
      <w:marLeft w:val="0"/>
      <w:marRight w:val="0"/>
      <w:marTop w:val="0"/>
      <w:marBottom w:val="0"/>
      <w:divBdr>
        <w:top w:val="none" w:sz="0" w:space="0" w:color="auto"/>
        <w:left w:val="none" w:sz="0" w:space="0" w:color="auto"/>
        <w:bottom w:val="none" w:sz="0" w:space="0" w:color="auto"/>
        <w:right w:val="none" w:sz="0" w:space="0" w:color="auto"/>
      </w:divBdr>
    </w:div>
    <w:div w:id="300814796">
      <w:bodyDiv w:val="1"/>
      <w:marLeft w:val="0"/>
      <w:marRight w:val="0"/>
      <w:marTop w:val="0"/>
      <w:marBottom w:val="0"/>
      <w:divBdr>
        <w:top w:val="none" w:sz="0" w:space="0" w:color="auto"/>
        <w:left w:val="none" w:sz="0" w:space="0" w:color="auto"/>
        <w:bottom w:val="none" w:sz="0" w:space="0" w:color="auto"/>
        <w:right w:val="none" w:sz="0" w:space="0" w:color="auto"/>
      </w:divBdr>
    </w:div>
    <w:div w:id="301228027">
      <w:bodyDiv w:val="1"/>
      <w:marLeft w:val="0"/>
      <w:marRight w:val="0"/>
      <w:marTop w:val="0"/>
      <w:marBottom w:val="0"/>
      <w:divBdr>
        <w:top w:val="none" w:sz="0" w:space="0" w:color="auto"/>
        <w:left w:val="none" w:sz="0" w:space="0" w:color="auto"/>
        <w:bottom w:val="none" w:sz="0" w:space="0" w:color="auto"/>
        <w:right w:val="none" w:sz="0" w:space="0" w:color="auto"/>
      </w:divBdr>
    </w:div>
    <w:div w:id="301663305">
      <w:bodyDiv w:val="1"/>
      <w:marLeft w:val="0"/>
      <w:marRight w:val="0"/>
      <w:marTop w:val="0"/>
      <w:marBottom w:val="0"/>
      <w:divBdr>
        <w:top w:val="none" w:sz="0" w:space="0" w:color="auto"/>
        <w:left w:val="none" w:sz="0" w:space="0" w:color="auto"/>
        <w:bottom w:val="none" w:sz="0" w:space="0" w:color="auto"/>
        <w:right w:val="none" w:sz="0" w:space="0" w:color="auto"/>
      </w:divBdr>
    </w:div>
    <w:div w:id="303048215">
      <w:bodyDiv w:val="1"/>
      <w:marLeft w:val="0"/>
      <w:marRight w:val="0"/>
      <w:marTop w:val="0"/>
      <w:marBottom w:val="0"/>
      <w:divBdr>
        <w:top w:val="none" w:sz="0" w:space="0" w:color="auto"/>
        <w:left w:val="none" w:sz="0" w:space="0" w:color="auto"/>
        <w:bottom w:val="none" w:sz="0" w:space="0" w:color="auto"/>
        <w:right w:val="none" w:sz="0" w:space="0" w:color="auto"/>
      </w:divBdr>
    </w:div>
    <w:div w:id="303194409">
      <w:bodyDiv w:val="1"/>
      <w:marLeft w:val="0"/>
      <w:marRight w:val="0"/>
      <w:marTop w:val="0"/>
      <w:marBottom w:val="0"/>
      <w:divBdr>
        <w:top w:val="none" w:sz="0" w:space="0" w:color="auto"/>
        <w:left w:val="none" w:sz="0" w:space="0" w:color="auto"/>
        <w:bottom w:val="none" w:sz="0" w:space="0" w:color="auto"/>
        <w:right w:val="none" w:sz="0" w:space="0" w:color="auto"/>
      </w:divBdr>
    </w:div>
    <w:div w:id="303243335">
      <w:bodyDiv w:val="1"/>
      <w:marLeft w:val="0"/>
      <w:marRight w:val="0"/>
      <w:marTop w:val="0"/>
      <w:marBottom w:val="0"/>
      <w:divBdr>
        <w:top w:val="none" w:sz="0" w:space="0" w:color="auto"/>
        <w:left w:val="none" w:sz="0" w:space="0" w:color="auto"/>
        <w:bottom w:val="none" w:sz="0" w:space="0" w:color="auto"/>
        <w:right w:val="none" w:sz="0" w:space="0" w:color="auto"/>
      </w:divBdr>
    </w:div>
    <w:div w:id="303895905">
      <w:bodyDiv w:val="1"/>
      <w:marLeft w:val="0"/>
      <w:marRight w:val="0"/>
      <w:marTop w:val="0"/>
      <w:marBottom w:val="0"/>
      <w:divBdr>
        <w:top w:val="none" w:sz="0" w:space="0" w:color="auto"/>
        <w:left w:val="none" w:sz="0" w:space="0" w:color="auto"/>
        <w:bottom w:val="none" w:sz="0" w:space="0" w:color="auto"/>
        <w:right w:val="none" w:sz="0" w:space="0" w:color="auto"/>
      </w:divBdr>
    </w:div>
    <w:div w:id="305820236">
      <w:bodyDiv w:val="1"/>
      <w:marLeft w:val="0"/>
      <w:marRight w:val="0"/>
      <w:marTop w:val="0"/>
      <w:marBottom w:val="0"/>
      <w:divBdr>
        <w:top w:val="none" w:sz="0" w:space="0" w:color="auto"/>
        <w:left w:val="none" w:sz="0" w:space="0" w:color="auto"/>
        <w:bottom w:val="none" w:sz="0" w:space="0" w:color="auto"/>
        <w:right w:val="none" w:sz="0" w:space="0" w:color="auto"/>
      </w:divBdr>
    </w:div>
    <w:div w:id="308288056">
      <w:bodyDiv w:val="1"/>
      <w:marLeft w:val="0"/>
      <w:marRight w:val="0"/>
      <w:marTop w:val="0"/>
      <w:marBottom w:val="0"/>
      <w:divBdr>
        <w:top w:val="none" w:sz="0" w:space="0" w:color="auto"/>
        <w:left w:val="none" w:sz="0" w:space="0" w:color="auto"/>
        <w:bottom w:val="none" w:sz="0" w:space="0" w:color="auto"/>
        <w:right w:val="none" w:sz="0" w:space="0" w:color="auto"/>
      </w:divBdr>
    </w:div>
    <w:div w:id="308898709">
      <w:bodyDiv w:val="1"/>
      <w:marLeft w:val="0"/>
      <w:marRight w:val="0"/>
      <w:marTop w:val="0"/>
      <w:marBottom w:val="0"/>
      <w:divBdr>
        <w:top w:val="none" w:sz="0" w:space="0" w:color="auto"/>
        <w:left w:val="none" w:sz="0" w:space="0" w:color="auto"/>
        <w:bottom w:val="none" w:sz="0" w:space="0" w:color="auto"/>
        <w:right w:val="none" w:sz="0" w:space="0" w:color="auto"/>
      </w:divBdr>
    </w:div>
    <w:div w:id="310476684">
      <w:bodyDiv w:val="1"/>
      <w:marLeft w:val="0"/>
      <w:marRight w:val="0"/>
      <w:marTop w:val="0"/>
      <w:marBottom w:val="0"/>
      <w:divBdr>
        <w:top w:val="none" w:sz="0" w:space="0" w:color="auto"/>
        <w:left w:val="none" w:sz="0" w:space="0" w:color="auto"/>
        <w:bottom w:val="none" w:sz="0" w:space="0" w:color="auto"/>
        <w:right w:val="none" w:sz="0" w:space="0" w:color="auto"/>
      </w:divBdr>
    </w:div>
    <w:div w:id="311175095">
      <w:bodyDiv w:val="1"/>
      <w:marLeft w:val="0"/>
      <w:marRight w:val="0"/>
      <w:marTop w:val="0"/>
      <w:marBottom w:val="0"/>
      <w:divBdr>
        <w:top w:val="none" w:sz="0" w:space="0" w:color="auto"/>
        <w:left w:val="none" w:sz="0" w:space="0" w:color="auto"/>
        <w:bottom w:val="none" w:sz="0" w:space="0" w:color="auto"/>
        <w:right w:val="none" w:sz="0" w:space="0" w:color="auto"/>
      </w:divBdr>
    </w:div>
    <w:div w:id="311911711">
      <w:bodyDiv w:val="1"/>
      <w:marLeft w:val="0"/>
      <w:marRight w:val="0"/>
      <w:marTop w:val="0"/>
      <w:marBottom w:val="0"/>
      <w:divBdr>
        <w:top w:val="none" w:sz="0" w:space="0" w:color="auto"/>
        <w:left w:val="none" w:sz="0" w:space="0" w:color="auto"/>
        <w:bottom w:val="none" w:sz="0" w:space="0" w:color="auto"/>
        <w:right w:val="none" w:sz="0" w:space="0" w:color="auto"/>
      </w:divBdr>
    </w:div>
    <w:div w:id="312561345">
      <w:bodyDiv w:val="1"/>
      <w:marLeft w:val="0"/>
      <w:marRight w:val="0"/>
      <w:marTop w:val="0"/>
      <w:marBottom w:val="0"/>
      <w:divBdr>
        <w:top w:val="none" w:sz="0" w:space="0" w:color="auto"/>
        <w:left w:val="none" w:sz="0" w:space="0" w:color="auto"/>
        <w:bottom w:val="none" w:sz="0" w:space="0" w:color="auto"/>
        <w:right w:val="none" w:sz="0" w:space="0" w:color="auto"/>
      </w:divBdr>
    </w:div>
    <w:div w:id="314653085">
      <w:bodyDiv w:val="1"/>
      <w:marLeft w:val="0"/>
      <w:marRight w:val="0"/>
      <w:marTop w:val="0"/>
      <w:marBottom w:val="0"/>
      <w:divBdr>
        <w:top w:val="none" w:sz="0" w:space="0" w:color="auto"/>
        <w:left w:val="none" w:sz="0" w:space="0" w:color="auto"/>
        <w:bottom w:val="none" w:sz="0" w:space="0" w:color="auto"/>
        <w:right w:val="none" w:sz="0" w:space="0" w:color="auto"/>
      </w:divBdr>
    </w:div>
    <w:div w:id="314992656">
      <w:bodyDiv w:val="1"/>
      <w:marLeft w:val="0"/>
      <w:marRight w:val="0"/>
      <w:marTop w:val="0"/>
      <w:marBottom w:val="0"/>
      <w:divBdr>
        <w:top w:val="none" w:sz="0" w:space="0" w:color="auto"/>
        <w:left w:val="none" w:sz="0" w:space="0" w:color="auto"/>
        <w:bottom w:val="none" w:sz="0" w:space="0" w:color="auto"/>
        <w:right w:val="none" w:sz="0" w:space="0" w:color="auto"/>
      </w:divBdr>
    </w:div>
    <w:div w:id="317419930">
      <w:bodyDiv w:val="1"/>
      <w:marLeft w:val="0"/>
      <w:marRight w:val="0"/>
      <w:marTop w:val="0"/>
      <w:marBottom w:val="0"/>
      <w:divBdr>
        <w:top w:val="none" w:sz="0" w:space="0" w:color="auto"/>
        <w:left w:val="none" w:sz="0" w:space="0" w:color="auto"/>
        <w:bottom w:val="none" w:sz="0" w:space="0" w:color="auto"/>
        <w:right w:val="none" w:sz="0" w:space="0" w:color="auto"/>
      </w:divBdr>
    </w:div>
    <w:div w:id="319233753">
      <w:bodyDiv w:val="1"/>
      <w:marLeft w:val="0"/>
      <w:marRight w:val="0"/>
      <w:marTop w:val="0"/>
      <w:marBottom w:val="0"/>
      <w:divBdr>
        <w:top w:val="none" w:sz="0" w:space="0" w:color="auto"/>
        <w:left w:val="none" w:sz="0" w:space="0" w:color="auto"/>
        <w:bottom w:val="none" w:sz="0" w:space="0" w:color="auto"/>
        <w:right w:val="none" w:sz="0" w:space="0" w:color="auto"/>
      </w:divBdr>
    </w:div>
    <w:div w:id="322054749">
      <w:bodyDiv w:val="1"/>
      <w:marLeft w:val="0"/>
      <w:marRight w:val="0"/>
      <w:marTop w:val="0"/>
      <w:marBottom w:val="0"/>
      <w:divBdr>
        <w:top w:val="none" w:sz="0" w:space="0" w:color="auto"/>
        <w:left w:val="none" w:sz="0" w:space="0" w:color="auto"/>
        <w:bottom w:val="none" w:sz="0" w:space="0" w:color="auto"/>
        <w:right w:val="none" w:sz="0" w:space="0" w:color="auto"/>
      </w:divBdr>
    </w:div>
    <w:div w:id="323162878">
      <w:bodyDiv w:val="1"/>
      <w:marLeft w:val="0"/>
      <w:marRight w:val="0"/>
      <w:marTop w:val="0"/>
      <w:marBottom w:val="0"/>
      <w:divBdr>
        <w:top w:val="none" w:sz="0" w:space="0" w:color="auto"/>
        <w:left w:val="none" w:sz="0" w:space="0" w:color="auto"/>
        <w:bottom w:val="none" w:sz="0" w:space="0" w:color="auto"/>
        <w:right w:val="none" w:sz="0" w:space="0" w:color="auto"/>
      </w:divBdr>
    </w:div>
    <w:div w:id="323168652">
      <w:bodyDiv w:val="1"/>
      <w:marLeft w:val="0"/>
      <w:marRight w:val="0"/>
      <w:marTop w:val="0"/>
      <w:marBottom w:val="0"/>
      <w:divBdr>
        <w:top w:val="none" w:sz="0" w:space="0" w:color="auto"/>
        <w:left w:val="none" w:sz="0" w:space="0" w:color="auto"/>
        <w:bottom w:val="none" w:sz="0" w:space="0" w:color="auto"/>
        <w:right w:val="none" w:sz="0" w:space="0" w:color="auto"/>
      </w:divBdr>
    </w:div>
    <w:div w:id="327103182">
      <w:bodyDiv w:val="1"/>
      <w:marLeft w:val="0"/>
      <w:marRight w:val="0"/>
      <w:marTop w:val="0"/>
      <w:marBottom w:val="0"/>
      <w:divBdr>
        <w:top w:val="none" w:sz="0" w:space="0" w:color="auto"/>
        <w:left w:val="none" w:sz="0" w:space="0" w:color="auto"/>
        <w:bottom w:val="none" w:sz="0" w:space="0" w:color="auto"/>
        <w:right w:val="none" w:sz="0" w:space="0" w:color="auto"/>
      </w:divBdr>
    </w:div>
    <w:div w:id="329604952">
      <w:bodyDiv w:val="1"/>
      <w:marLeft w:val="0"/>
      <w:marRight w:val="0"/>
      <w:marTop w:val="0"/>
      <w:marBottom w:val="0"/>
      <w:divBdr>
        <w:top w:val="none" w:sz="0" w:space="0" w:color="auto"/>
        <w:left w:val="none" w:sz="0" w:space="0" w:color="auto"/>
        <w:bottom w:val="none" w:sz="0" w:space="0" w:color="auto"/>
        <w:right w:val="none" w:sz="0" w:space="0" w:color="auto"/>
      </w:divBdr>
    </w:div>
    <w:div w:id="331033476">
      <w:bodyDiv w:val="1"/>
      <w:marLeft w:val="0"/>
      <w:marRight w:val="0"/>
      <w:marTop w:val="0"/>
      <w:marBottom w:val="0"/>
      <w:divBdr>
        <w:top w:val="none" w:sz="0" w:space="0" w:color="auto"/>
        <w:left w:val="none" w:sz="0" w:space="0" w:color="auto"/>
        <w:bottom w:val="none" w:sz="0" w:space="0" w:color="auto"/>
        <w:right w:val="none" w:sz="0" w:space="0" w:color="auto"/>
      </w:divBdr>
    </w:div>
    <w:div w:id="334386038">
      <w:bodyDiv w:val="1"/>
      <w:marLeft w:val="0"/>
      <w:marRight w:val="0"/>
      <w:marTop w:val="0"/>
      <w:marBottom w:val="0"/>
      <w:divBdr>
        <w:top w:val="none" w:sz="0" w:space="0" w:color="auto"/>
        <w:left w:val="none" w:sz="0" w:space="0" w:color="auto"/>
        <w:bottom w:val="none" w:sz="0" w:space="0" w:color="auto"/>
        <w:right w:val="none" w:sz="0" w:space="0" w:color="auto"/>
      </w:divBdr>
    </w:div>
    <w:div w:id="336660594">
      <w:bodyDiv w:val="1"/>
      <w:marLeft w:val="0"/>
      <w:marRight w:val="0"/>
      <w:marTop w:val="0"/>
      <w:marBottom w:val="0"/>
      <w:divBdr>
        <w:top w:val="none" w:sz="0" w:space="0" w:color="auto"/>
        <w:left w:val="none" w:sz="0" w:space="0" w:color="auto"/>
        <w:bottom w:val="none" w:sz="0" w:space="0" w:color="auto"/>
        <w:right w:val="none" w:sz="0" w:space="0" w:color="auto"/>
      </w:divBdr>
    </w:div>
    <w:div w:id="339357372">
      <w:bodyDiv w:val="1"/>
      <w:marLeft w:val="0"/>
      <w:marRight w:val="0"/>
      <w:marTop w:val="0"/>
      <w:marBottom w:val="0"/>
      <w:divBdr>
        <w:top w:val="none" w:sz="0" w:space="0" w:color="auto"/>
        <w:left w:val="none" w:sz="0" w:space="0" w:color="auto"/>
        <w:bottom w:val="none" w:sz="0" w:space="0" w:color="auto"/>
        <w:right w:val="none" w:sz="0" w:space="0" w:color="auto"/>
      </w:divBdr>
    </w:div>
    <w:div w:id="339553523">
      <w:bodyDiv w:val="1"/>
      <w:marLeft w:val="0"/>
      <w:marRight w:val="0"/>
      <w:marTop w:val="0"/>
      <w:marBottom w:val="0"/>
      <w:divBdr>
        <w:top w:val="none" w:sz="0" w:space="0" w:color="auto"/>
        <w:left w:val="none" w:sz="0" w:space="0" w:color="auto"/>
        <w:bottom w:val="none" w:sz="0" w:space="0" w:color="auto"/>
        <w:right w:val="none" w:sz="0" w:space="0" w:color="auto"/>
      </w:divBdr>
    </w:div>
    <w:div w:id="339818186">
      <w:bodyDiv w:val="1"/>
      <w:marLeft w:val="0"/>
      <w:marRight w:val="0"/>
      <w:marTop w:val="0"/>
      <w:marBottom w:val="0"/>
      <w:divBdr>
        <w:top w:val="none" w:sz="0" w:space="0" w:color="auto"/>
        <w:left w:val="none" w:sz="0" w:space="0" w:color="auto"/>
        <w:bottom w:val="none" w:sz="0" w:space="0" w:color="auto"/>
        <w:right w:val="none" w:sz="0" w:space="0" w:color="auto"/>
      </w:divBdr>
    </w:div>
    <w:div w:id="339940151">
      <w:bodyDiv w:val="1"/>
      <w:marLeft w:val="0"/>
      <w:marRight w:val="0"/>
      <w:marTop w:val="0"/>
      <w:marBottom w:val="0"/>
      <w:divBdr>
        <w:top w:val="none" w:sz="0" w:space="0" w:color="auto"/>
        <w:left w:val="none" w:sz="0" w:space="0" w:color="auto"/>
        <w:bottom w:val="none" w:sz="0" w:space="0" w:color="auto"/>
        <w:right w:val="none" w:sz="0" w:space="0" w:color="auto"/>
      </w:divBdr>
    </w:div>
    <w:div w:id="341513130">
      <w:bodyDiv w:val="1"/>
      <w:marLeft w:val="0"/>
      <w:marRight w:val="0"/>
      <w:marTop w:val="0"/>
      <w:marBottom w:val="0"/>
      <w:divBdr>
        <w:top w:val="none" w:sz="0" w:space="0" w:color="auto"/>
        <w:left w:val="none" w:sz="0" w:space="0" w:color="auto"/>
        <w:bottom w:val="none" w:sz="0" w:space="0" w:color="auto"/>
        <w:right w:val="none" w:sz="0" w:space="0" w:color="auto"/>
      </w:divBdr>
    </w:div>
    <w:div w:id="342170730">
      <w:bodyDiv w:val="1"/>
      <w:marLeft w:val="0"/>
      <w:marRight w:val="0"/>
      <w:marTop w:val="0"/>
      <w:marBottom w:val="0"/>
      <w:divBdr>
        <w:top w:val="none" w:sz="0" w:space="0" w:color="auto"/>
        <w:left w:val="none" w:sz="0" w:space="0" w:color="auto"/>
        <w:bottom w:val="none" w:sz="0" w:space="0" w:color="auto"/>
        <w:right w:val="none" w:sz="0" w:space="0" w:color="auto"/>
      </w:divBdr>
    </w:div>
    <w:div w:id="342172623">
      <w:bodyDiv w:val="1"/>
      <w:marLeft w:val="0"/>
      <w:marRight w:val="0"/>
      <w:marTop w:val="0"/>
      <w:marBottom w:val="0"/>
      <w:divBdr>
        <w:top w:val="none" w:sz="0" w:space="0" w:color="auto"/>
        <w:left w:val="none" w:sz="0" w:space="0" w:color="auto"/>
        <w:bottom w:val="none" w:sz="0" w:space="0" w:color="auto"/>
        <w:right w:val="none" w:sz="0" w:space="0" w:color="auto"/>
      </w:divBdr>
    </w:div>
    <w:div w:id="343898127">
      <w:bodyDiv w:val="1"/>
      <w:marLeft w:val="0"/>
      <w:marRight w:val="0"/>
      <w:marTop w:val="0"/>
      <w:marBottom w:val="0"/>
      <w:divBdr>
        <w:top w:val="none" w:sz="0" w:space="0" w:color="auto"/>
        <w:left w:val="none" w:sz="0" w:space="0" w:color="auto"/>
        <w:bottom w:val="none" w:sz="0" w:space="0" w:color="auto"/>
        <w:right w:val="none" w:sz="0" w:space="0" w:color="auto"/>
      </w:divBdr>
    </w:div>
    <w:div w:id="345912129">
      <w:bodyDiv w:val="1"/>
      <w:marLeft w:val="0"/>
      <w:marRight w:val="0"/>
      <w:marTop w:val="0"/>
      <w:marBottom w:val="0"/>
      <w:divBdr>
        <w:top w:val="none" w:sz="0" w:space="0" w:color="auto"/>
        <w:left w:val="none" w:sz="0" w:space="0" w:color="auto"/>
        <w:bottom w:val="none" w:sz="0" w:space="0" w:color="auto"/>
        <w:right w:val="none" w:sz="0" w:space="0" w:color="auto"/>
      </w:divBdr>
    </w:div>
    <w:div w:id="347176909">
      <w:bodyDiv w:val="1"/>
      <w:marLeft w:val="0"/>
      <w:marRight w:val="0"/>
      <w:marTop w:val="0"/>
      <w:marBottom w:val="0"/>
      <w:divBdr>
        <w:top w:val="none" w:sz="0" w:space="0" w:color="auto"/>
        <w:left w:val="none" w:sz="0" w:space="0" w:color="auto"/>
        <w:bottom w:val="none" w:sz="0" w:space="0" w:color="auto"/>
        <w:right w:val="none" w:sz="0" w:space="0" w:color="auto"/>
      </w:divBdr>
    </w:div>
    <w:div w:id="349797200">
      <w:bodyDiv w:val="1"/>
      <w:marLeft w:val="0"/>
      <w:marRight w:val="0"/>
      <w:marTop w:val="0"/>
      <w:marBottom w:val="0"/>
      <w:divBdr>
        <w:top w:val="none" w:sz="0" w:space="0" w:color="auto"/>
        <w:left w:val="none" w:sz="0" w:space="0" w:color="auto"/>
        <w:bottom w:val="none" w:sz="0" w:space="0" w:color="auto"/>
        <w:right w:val="none" w:sz="0" w:space="0" w:color="auto"/>
      </w:divBdr>
    </w:div>
    <w:div w:id="351994969">
      <w:bodyDiv w:val="1"/>
      <w:marLeft w:val="0"/>
      <w:marRight w:val="0"/>
      <w:marTop w:val="0"/>
      <w:marBottom w:val="0"/>
      <w:divBdr>
        <w:top w:val="none" w:sz="0" w:space="0" w:color="auto"/>
        <w:left w:val="none" w:sz="0" w:space="0" w:color="auto"/>
        <w:bottom w:val="none" w:sz="0" w:space="0" w:color="auto"/>
        <w:right w:val="none" w:sz="0" w:space="0" w:color="auto"/>
      </w:divBdr>
    </w:div>
    <w:div w:id="352263577">
      <w:bodyDiv w:val="1"/>
      <w:marLeft w:val="0"/>
      <w:marRight w:val="0"/>
      <w:marTop w:val="0"/>
      <w:marBottom w:val="0"/>
      <w:divBdr>
        <w:top w:val="none" w:sz="0" w:space="0" w:color="auto"/>
        <w:left w:val="none" w:sz="0" w:space="0" w:color="auto"/>
        <w:bottom w:val="none" w:sz="0" w:space="0" w:color="auto"/>
        <w:right w:val="none" w:sz="0" w:space="0" w:color="auto"/>
      </w:divBdr>
    </w:div>
    <w:div w:id="353073529">
      <w:bodyDiv w:val="1"/>
      <w:marLeft w:val="0"/>
      <w:marRight w:val="0"/>
      <w:marTop w:val="0"/>
      <w:marBottom w:val="0"/>
      <w:divBdr>
        <w:top w:val="none" w:sz="0" w:space="0" w:color="auto"/>
        <w:left w:val="none" w:sz="0" w:space="0" w:color="auto"/>
        <w:bottom w:val="none" w:sz="0" w:space="0" w:color="auto"/>
        <w:right w:val="none" w:sz="0" w:space="0" w:color="auto"/>
      </w:divBdr>
    </w:div>
    <w:div w:id="362051012">
      <w:bodyDiv w:val="1"/>
      <w:marLeft w:val="0"/>
      <w:marRight w:val="0"/>
      <w:marTop w:val="0"/>
      <w:marBottom w:val="0"/>
      <w:divBdr>
        <w:top w:val="none" w:sz="0" w:space="0" w:color="auto"/>
        <w:left w:val="none" w:sz="0" w:space="0" w:color="auto"/>
        <w:bottom w:val="none" w:sz="0" w:space="0" w:color="auto"/>
        <w:right w:val="none" w:sz="0" w:space="0" w:color="auto"/>
      </w:divBdr>
    </w:div>
    <w:div w:id="363756086">
      <w:bodyDiv w:val="1"/>
      <w:marLeft w:val="0"/>
      <w:marRight w:val="0"/>
      <w:marTop w:val="0"/>
      <w:marBottom w:val="0"/>
      <w:divBdr>
        <w:top w:val="none" w:sz="0" w:space="0" w:color="auto"/>
        <w:left w:val="none" w:sz="0" w:space="0" w:color="auto"/>
        <w:bottom w:val="none" w:sz="0" w:space="0" w:color="auto"/>
        <w:right w:val="none" w:sz="0" w:space="0" w:color="auto"/>
      </w:divBdr>
    </w:div>
    <w:div w:id="365446730">
      <w:bodyDiv w:val="1"/>
      <w:marLeft w:val="0"/>
      <w:marRight w:val="0"/>
      <w:marTop w:val="0"/>
      <w:marBottom w:val="0"/>
      <w:divBdr>
        <w:top w:val="none" w:sz="0" w:space="0" w:color="auto"/>
        <w:left w:val="none" w:sz="0" w:space="0" w:color="auto"/>
        <w:bottom w:val="none" w:sz="0" w:space="0" w:color="auto"/>
        <w:right w:val="none" w:sz="0" w:space="0" w:color="auto"/>
      </w:divBdr>
    </w:div>
    <w:div w:id="367073917">
      <w:bodyDiv w:val="1"/>
      <w:marLeft w:val="0"/>
      <w:marRight w:val="0"/>
      <w:marTop w:val="0"/>
      <w:marBottom w:val="0"/>
      <w:divBdr>
        <w:top w:val="none" w:sz="0" w:space="0" w:color="auto"/>
        <w:left w:val="none" w:sz="0" w:space="0" w:color="auto"/>
        <w:bottom w:val="none" w:sz="0" w:space="0" w:color="auto"/>
        <w:right w:val="none" w:sz="0" w:space="0" w:color="auto"/>
      </w:divBdr>
    </w:div>
    <w:div w:id="367949928">
      <w:bodyDiv w:val="1"/>
      <w:marLeft w:val="0"/>
      <w:marRight w:val="0"/>
      <w:marTop w:val="0"/>
      <w:marBottom w:val="0"/>
      <w:divBdr>
        <w:top w:val="none" w:sz="0" w:space="0" w:color="auto"/>
        <w:left w:val="none" w:sz="0" w:space="0" w:color="auto"/>
        <w:bottom w:val="none" w:sz="0" w:space="0" w:color="auto"/>
        <w:right w:val="none" w:sz="0" w:space="0" w:color="auto"/>
      </w:divBdr>
    </w:div>
    <w:div w:id="368992170">
      <w:bodyDiv w:val="1"/>
      <w:marLeft w:val="0"/>
      <w:marRight w:val="0"/>
      <w:marTop w:val="0"/>
      <w:marBottom w:val="0"/>
      <w:divBdr>
        <w:top w:val="none" w:sz="0" w:space="0" w:color="auto"/>
        <w:left w:val="none" w:sz="0" w:space="0" w:color="auto"/>
        <w:bottom w:val="none" w:sz="0" w:space="0" w:color="auto"/>
        <w:right w:val="none" w:sz="0" w:space="0" w:color="auto"/>
      </w:divBdr>
    </w:div>
    <w:div w:id="370808208">
      <w:bodyDiv w:val="1"/>
      <w:marLeft w:val="0"/>
      <w:marRight w:val="0"/>
      <w:marTop w:val="0"/>
      <w:marBottom w:val="0"/>
      <w:divBdr>
        <w:top w:val="none" w:sz="0" w:space="0" w:color="auto"/>
        <w:left w:val="none" w:sz="0" w:space="0" w:color="auto"/>
        <w:bottom w:val="none" w:sz="0" w:space="0" w:color="auto"/>
        <w:right w:val="none" w:sz="0" w:space="0" w:color="auto"/>
      </w:divBdr>
    </w:div>
    <w:div w:id="370883809">
      <w:bodyDiv w:val="1"/>
      <w:marLeft w:val="0"/>
      <w:marRight w:val="0"/>
      <w:marTop w:val="0"/>
      <w:marBottom w:val="0"/>
      <w:divBdr>
        <w:top w:val="none" w:sz="0" w:space="0" w:color="auto"/>
        <w:left w:val="none" w:sz="0" w:space="0" w:color="auto"/>
        <w:bottom w:val="none" w:sz="0" w:space="0" w:color="auto"/>
        <w:right w:val="none" w:sz="0" w:space="0" w:color="auto"/>
      </w:divBdr>
    </w:div>
    <w:div w:id="373700554">
      <w:bodyDiv w:val="1"/>
      <w:marLeft w:val="0"/>
      <w:marRight w:val="0"/>
      <w:marTop w:val="0"/>
      <w:marBottom w:val="0"/>
      <w:divBdr>
        <w:top w:val="none" w:sz="0" w:space="0" w:color="auto"/>
        <w:left w:val="none" w:sz="0" w:space="0" w:color="auto"/>
        <w:bottom w:val="none" w:sz="0" w:space="0" w:color="auto"/>
        <w:right w:val="none" w:sz="0" w:space="0" w:color="auto"/>
      </w:divBdr>
    </w:div>
    <w:div w:id="374475710">
      <w:bodyDiv w:val="1"/>
      <w:marLeft w:val="0"/>
      <w:marRight w:val="0"/>
      <w:marTop w:val="0"/>
      <w:marBottom w:val="0"/>
      <w:divBdr>
        <w:top w:val="none" w:sz="0" w:space="0" w:color="auto"/>
        <w:left w:val="none" w:sz="0" w:space="0" w:color="auto"/>
        <w:bottom w:val="none" w:sz="0" w:space="0" w:color="auto"/>
        <w:right w:val="none" w:sz="0" w:space="0" w:color="auto"/>
      </w:divBdr>
    </w:div>
    <w:div w:id="375393188">
      <w:bodyDiv w:val="1"/>
      <w:marLeft w:val="0"/>
      <w:marRight w:val="0"/>
      <w:marTop w:val="0"/>
      <w:marBottom w:val="0"/>
      <w:divBdr>
        <w:top w:val="none" w:sz="0" w:space="0" w:color="auto"/>
        <w:left w:val="none" w:sz="0" w:space="0" w:color="auto"/>
        <w:bottom w:val="none" w:sz="0" w:space="0" w:color="auto"/>
        <w:right w:val="none" w:sz="0" w:space="0" w:color="auto"/>
      </w:divBdr>
    </w:div>
    <w:div w:id="375812481">
      <w:bodyDiv w:val="1"/>
      <w:marLeft w:val="0"/>
      <w:marRight w:val="0"/>
      <w:marTop w:val="0"/>
      <w:marBottom w:val="0"/>
      <w:divBdr>
        <w:top w:val="none" w:sz="0" w:space="0" w:color="auto"/>
        <w:left w:val="none" w:sz="0" w:space="0" w:color="auto"/>
        <w:bottom w:val="none" w:sz="0" w:space="0" w:color="auto"/>
        <w:right w:val="none" w:sz="0" w:space="0" w:color="auto"/>
      </w:divBdr>
    </w:div>
    <w:div w:id="376585370">
      <w:bodyDiv w:val="1"/>
      <w:marLeft w:val="0"/>
      <w:marRight w:val="0"/>
      <w:marTop w:val="0"/>
      <w:marBottom w:val="0"/>
      <w:divBdr>
        <w:top w:val="none" w:sz="0" w:space="0" w:color="auto"/>
        <w:left w:val="none" w:sz="0" w:space="0" w:color="auto"/>
        <w:bottom w:val="none" w:sz="0" w:space="0" w:color="auto"/>
        <w:right w:val="none" w:sz="0" w:space="0" w:color="auto"/>
      </w:divBdr>
    </w:div>
    <w:div w:id="377048637">
      <w:bodyDiv w:val="1"/>
      <w:marLeft w:val="0"/>
      <w:marRight w:val="0"/>
      <w:marTop w:val="0"/>
      <w:marBottom w:val="0"/>
      <w:divBdr>
        <w:top w:val="none" w:sz="0" w:space="0" w:color="auto"/>
        <w:left w:val="none" w:sz="0" w:space="0" w:color="auto"/>
        <w:bottom w:val="none" w:sz="0" w:space="0" w:color="auto"/>
        <w:right w:val="none" w:sz="0" w:space="0" w:color="auto"/>
      </w:divBdr>
    </w:div>
    <w:div w:id="377626498">
      <w:bodyDiv w:val="1"/>
      <w:marLeft w:val="0"/>
      <w:marRight w:val="0"/>
      <w:marTop w:val="0"/>
      <w:marBottom w:val="0"/>
      <w:divBdr>
        <w:top w:val="none" w:sz="0" w:space="0" w:color="auto"/>
        <w:left w:val="none" w:sz="0" w:space="0" w:color="auto"/>
        <w:bottom w:val="none" w:sz="0" w:space="0" w:color="auto"/>
        <w:right w:val="none" w:sz="0" w:space="0" w:color="auto"/>
      </w:divBdr>
    </w:div>
    <w:div w:id="379717341">
      <w:bodyDiv w:val="1"/>
      <w:marLeft w:val="0"/>
      <w:marRight w:val="0"/>
      <w:marTop w:val="0"/>
      <w:marBottom w:val="0"/>
      <w:divBdr>
        <w:top w:val="none" w:sz="0" w:space="0" w:color="auto"/>
        <w:left w:val="none" w:sz="0" w:space="0" w:color="auto"/>
        <w:bottom w:val="none" w:sz="0" w:space="0" w:color="auto"/>
        <w:right w:val="none" w:sz="0" w:space="0" w:color="auto"/>
      </w:divBdr>
    </w:div>
    <w:div w:id="381443630">
      <w:bodyDiv w:val="1"/>
      <w:marLeft w:val="0"/>
      <w:marRight w:val="0"/>
      <w:marTop w:val="0"/>
      <w:marBottom w:val="0"/>
      <w:divBdr>
        <w:top w:val="none" w:sz="0" w:space="0" w:color="auto"/>
        <w:left w:val="none" w:sz="0" w:space="0" w:color="auto"/>
        <w:bottom w:val="none" w:sz="0" w:space="0" w:color="auto"/>
        <w:right w:val="none" w:sz="0" w:space="0" w:color="auto"/>
      </w:divBdr>
    </w:div>
    <w:div w:id="381559649">
      <w:bodyDiv w:val="1"/>
      <w:marLeft w:val="0"/>
      <w:marRight w:val="0"/>
      <w:marTop w:val="0"/>
      <w:marBottom w:val="0"/>
      <w:divBdr>
        <w:top w:val="none" w:sz="0" w:space="0" w:color="auto"/>
        <w:left w:val="none" w:sz="0" w:space="0" w:color="auto"/>
        <w:bottom w:val="none" w:sz="0" w:space="0" w:color="auto"/>
        <w:right w:val="none" w:sz="0" w:space="0" w:color="auto"/>
      </w:divBdr>
    </w:div>
    <w:div w:id="384911294">
      <w:bodyDiv w:val="1"/>
      <w:marLeft w:val="0"/>
      <w:marRight w:val="0"/>
      <w:marTop w:val="0"/>
      <w:marBottom w:val="0"/>
      <w:divBdr>
        <w:top w:val="none" w:sz="0" w:space="0" w:color="auto"/>
        <w:left w:val="none" w:sz="0" w:space="0" w:color="auto"/>
        <w:bottom w:val="none" w:sz="0" w:space="0" w:color="auto"/>
        <w:right w:val="none" w:sz="0" w:space="0" w:color="auto"/>
      </w:divBdr>
    </w:div>
    <w:div w:id="385229291">
      <w:bodyDiv w:val="1"/>
      <w:marLeft w:val="0"/>
      <w:marRight w:val="0"/>
      <w:marTop w:val="0"/>
      <w:marBottom w:val="0"/>
      <w:divBdr>
        <w:top w:val="none" w:sz="0" w:space="0" w:color="auto"/>
        <w:left w:val="none" w:sz="0" w:space="0" w:color="auto"/>
        <w:bottom w:val="none" w:sz="0" w:space="0" w:color="auto"/>
        <w:right w:val="none" w:sz="0" w:space="0" w:color="auto"/>
      </w:divBdr>
    </w:div>
    <w:div w:id="386076785">
      <w:bodyDiv w:val="1"/>
      <w:marLeft w:val="0"/>
      <w:marRight w:val="0"/>
      <w:marTop w:val="0"/>
      <w:marBottom w:val="0"/>
      <w:divBdr>
        <w:top w:val="none" w:sz="0" w:space="0" w:color="auto"/>
        <w:left w:val="none" w:sz="0" w:space="0" w:color="auto"/>
        <w:bottom w:val="none" w:sz="0" w:space="0" w:color="auto"/>
        <w:right w:val="none" w:sz="0" w:space="0" w:color="auto"/>
      </w:divBdr>
    </w:div>
    <w:div w:id="388892089">
      <w:bodyDiv w:val="1"/>
      <w:marLeft w:val="0"/>
      <w:marRight w:val="0"/>
      <w:marTop w:val="0"/>
      <w:marBottom w:val="0"/>
      <w:divBdr>
        <w:top w:val="none" w:sz="0" w:space="0" w:color="auto"/>
        <w:left w:val="none" w:sz="0" w:space="0" w:color="auto"/>
        <w:bottom w:val="none" w:sz="0" w:space="0" w:color="auto"/>
        <w:right w:val="none" w:sz="0" w:space="0" w:color="auto"/>
      </w:divBdr>
    </w:div>
    <w:div w:id="389109427">
      <w:bodyDiv w:val="1"/>
      <w:marLeft w:val="0"/>
      <w:marRight w:val="0"/>
      <w:marTop w:val="0"/>
      <w:marBottom w:val="0"/>
      <w:divBdr>
        <w:top w:val="none" w:sz="0" w:space="0" w:color="auto"/>
        <w:left w:val="none" w:sz="0" w:space="0" w:color="auto"/>
        <w:bottom w:val="none" w:sz="0" w:space="0" w:color="auto"/>
        <w:right w:val="none" w:sz="0" w:space="0" w:color="auto"/>
      </w:divBdr>
    </w:div>
    <w:div w:id="389234542">
      <w:bodyDiv w:val="1"/>
      <w:marLeft w:val="0"/>
      <w:marRight w:val="0"/>
      <w:marTop w:val="0"/>
      <w:marBottom w:val="0"/>
      <w:divBdr>
        <w:top w:val="none" w:sz="0" w:space="0" w:color="auto"/>
        <w:left w:val="none" w:sz="0" w:space="0" w:color="auto"/>
        <w:bottom w:val="none" w:sz="0" w:space="0" w:color="auto"/>
        <w:right w:val="none" w:sz="0" w:space="0" w:color="auto"/>
      </w:divBdr>
    </w:div>
    <w:div w:id="395518444">
      <w:bodyDiv w:val="1"/>
      <w:marLeft w:val="0"/>
      <w:marRight w:val="0"/>
      <w:marTop w:val="0"/>
      <w:marBottom w:val="0"/>
      <w:divBdr>
        <w:top w:val="none" w:sz="0" w:space="0" w:color="auto"/>
        <w:left w:val="none" w:sz="0" w:space="0" w:color="auto"/>
        <w:bottom w:val="none" w:sz="0" w:space="0" w:color="auto"/>
        <w:right w:val="none" w:sz="0" w:space="0" w:color="auto"/>
      </w:divBdr>
    </w:div>
    <w:div w:id="398091027">
      <w:bodyDiv w:val="1"/>
      <w:marLeft w:val="0"/>
      <w:marRight w:val="0"/>
      <w:marTop w:val="0"/>
      <w:marBottom w:val="0"/>
      <w:divBdr>
        <w:top w:val="none" w:sz="0" w:space="0" w:color="auto"/>
        <w:left w:val="none" w:sz="0" w:space="0" w:color="auto"/>
        <w:bottom w:val="none" w:sz="0" w:space="0" w:color="auto"/>
        <w:right w:val="none" w:sz="0" w:space="0" w:color="auto"/>
      </w:divBdr>
    </w:div>
    <w:div w:id="401173515">
      <w:bodyDiv w:val="1"/>
      <w:marLeft w:val="0"/>
      <w:marRight w:val="0"/>
      <w:marTop w:val="0"/>
      <w:marBottom w:val="0"/>
      <w:divBdr>
        <w:top w:val="none" w:sz="0" w:space="0" w:color="auto"/>
        <w:left w:val="none" w:sz="0" w:space="0" w:color="auto"/>
        <w:bottom w:val="none" w:sz="0" w:space="0" w:color="auto"/>
        <w:right w:val="none" w:sz="0" w:space="0" w:color="auto"/>
      </w:divBdr>
    </w:div>
    <w:div w:id="401372049">
      <w:bodyDiv w:val="1"/>
      <w:marLeft w:val="0"/>
      <w:marRight w:val="0"/>
      <w:marTop w:val="0"/>
      <w:marBottom w:val="0"/>
      <w:divBdr>
        <w:top w:val="none" w:sz="0" w:space="0" w:color="auto"/>
        <w:left w:val="none" w:sz="0" w:space="0" w:color="auto"/>
        <w:bottom w:val="none" w:sz="0" w:space="0" w:color="auto"/>
        <w:right w:val="none" w:sz="0" w:space="0" w:color="auto"/>
      </w:divBdr>
    </w:div>
    <w:div w:id="402220902">
      <w:bodyDiv w:val="1"/>
      <w:marLeft w:val="0"/>
      <w:marRight w:val="0"/>
      <w:marTop w:val="0"/>
      <w:marBottom w:val="0"/>
      <w:divBdr>
        <w:top w:val="none" w:sz="0" w:space="0" w:color="auto"/>
        <w:left w:val="none" w:sz="0" w:space="0" w:color="auto"/>
        <w:bottom w:val="none" w:sz="0" w:space="0" w:color="auto"/>
        <w:right w:val="none" w:sz="0" w:space="0" w:color="auto"/>
      </w:divBdr>
    </w:div>
    <w:div w:id="404453243">
      <w:bodyDiv w:val="1"/>
      <w:marLeft w:val="0"/>
      <w:marRight w:val="0"/>
      <w:marTop w:val="0"/>
      <w:marBottom w:val="0"/>
      <w:divBdr>
        <w:top w:val="none" w:sz="0" w:space="0" w:color="auto"/>
        <w:left w:val="none" w:sz="0" w:space="0" w:color="auto"/>
        <w:bottom w:val="none" w:sz="0" w:space="0" w:color="auto"/>
        <w:right w:val="none" w:sz="0" w:space="0" w:color="auto"/>
      </w:divBdr>
    </w:div>
    <w:div w:id="407189544">
      <w:bodyDiv w:val="1"/>
      <w:marLeft w:val="0"/>
      <w:marRight w:val="0"/>
      <w:marTop w:val="0"/>
      <w:marBottom w:val="0"/>
      <w:divBdr>
        <w:top w:val="none" w:sz="0" w:space="0" w:color="auto"/>
        <w:left w:val="none" w:sz="0" w:space="0" w:color="auto"/>
        <w:bottom w:val="none" w:sz="0" w:space="0" w:color="auto"/>
        <w:right w:val="none" w:sz="0" w:space="0" w:color="auto"/>
      </w:divBdr>
    </w:div>
    <w:div w:id="409237002">
      <w:bodyDiv w:val="1"/>
      <w:marLeft w:val="0"/>
      <w:marRight w:val="0"/>
      <w:marTop w:val="0"/>
      <w:marBottom w:val="0"/>
      <w:divBdr>
        <w:top w:val="none" w:sz="0" w:space="0" w:color="auto"/>
        <w:left w:val="none" w:sz="0" w:space="0" w:color="auto"/>
        <w:bottom w:val="none" w:sz="0" w:space="0" w:color="auto"/>
        <w:right w:val="none" w:sz="0" w:space="0" w:color="auto"/>
      </w:divBdr>
    </w:div>
    <w:div w:id="409815750">
      <w:bodyDiv w:val="1"/>
      <w:marLeft w:val="0"/>
      <w:marRight w:val="0"/>
      <w:marTop w:val="0"/>
      <w:marBottom w:val="0"/>
      <w:divBdr>
        <w:top w:val="none" w:sz="0" w:space="0" w:color="auto"/>
        <w:left w:val="none" w:sz="0" w:space="0" w:color="auto"/>
        <w:bottom w:val="none" w:sz="0" w:space="0" w:color="auto"/>
        <w:right w:val="none" w:sz="0" w:space="0" w:color="auto"/>
      </w:divBdr>
    </w:div>
    <w:div w:id="411052320">
      <w:bodyDiv w:val="1"/>
      <w:marLeft w:val="0"/>
      <w:marRight w:val="0"/>
      <w:marTop w:val="0"/>
      <w:marBottom w:val="0"/>
      <w:divBdr>
        <w:top w:val="none" w:sz="0" w:space="0" w:color="auto"/>
        <w:left w:val="none" w:sz="0" w:space="0" w:color="auto"/>
        <w:bottom w:val="none" w:sz="0" w:space="0" w:color="auto"/>
        <w:right w:val="none" w:sz="0" w:space="0" w:color="auto"/>
      </w:divBdr>
    </w:div>
    <w:div w:id="411775494">
      <w:bodyDiv w:val="1"/>
      <w:marLeft w:val="0"/>
      <w:marRight w:val="0"/>
      <w:marTop w:val="0"/>
      <w:marBottom w:val="0"/>
      <w:divBdr>
        <w:top w:val="none" w:sz="0" w:space="0" w:color="auto"/>
        <w:left w:val="none" w:sz="0" w:space="0" w:color="auto"/>
        <w:bottom w:val="none" w:sz="0" w:space="0" w:color="auto"/>
        <w:right w:val="none" w:sz="0" w:space="0" w:color="auto"/>
      </w:divBdr>
    </w:div>
    <w:div w:id="412556567">
      <w:bodyDiv w:val="1"/>
      <w:marLeft w:val="0"/>
      <w:marRight w:val="0"/>
      <w:marTop w:val="0"/>
      <w:marBottom w:val="0"/>
      <w:divBdr>
        <w:top w:val="none" w:sz="0" w:space="0" w:color="auto"/>
        <w:left w:val="none" w:sz="0" w:space="0" w:color="auto"/>
        <w:bottom w:val="none" w:sz="0" w:space="0" w:color="auto"/>
        <w:right w:val="none" w:sz="0" w:space="0" w:color="auto"/>
      </w:divBdr>
    </w:div>
    <w:div w:id="416631438">
      <w:bodyDiv w:val="1"/>
      <w:marLeft w:val="0"/>
      <w:marRight w:val="0"/>
      <w:marTop w:val="0"/>
      <w:marBottom w:val="0"/>
      <w:divBdr>
        <w:top w:val="none" w:sz="0" w:space="0" w:color="auto"/>
        <w:left w:val="none" w:sz="0" w:space="0" w:color="auto"/>
        <w:bottom w:val="none" w:sz="0" w:space="0" w:color="auto"/>
        <w:right w:val="none" w:sz="0" w:space="0" w:color="auto"/>
      </w:divBdr>
    </w:div>
    <w:div w:id="420223872">
      <w:bodyDiv w:val="1"/>
      <w:marLeft w:val="0"/>
      <w:marRight w:val="0"/>
      <w:marTop w:val="0"/>
      <w:marBottom w:val="0"/>
      <w:divBdr>
        <w:top w:val="none" w:sz="0" w:space="0" w:color="auto"/>
        <w:left w:val="none" w:sz="0" w:space="0" w:color="auto"/>
        <w:bottom w:val="none" w:sz="0" w:space="0" w:color="auto"/>
        <w:right w:val="none" w:sz="0" w:space="0" w:color="auto"/>
      </w:divBdr>
    </w:div>
    <w:div w:id="421728383">
      <w:bodyDiv w:val="1"/>
      <w:marLeft w:val="0"/>
      <w:marRight w:val="0"/>
      <w:marTop w:val="0"/>
      <w:marBottom w:val="0"/>
      <w:divBdr>
        <w:top w:val="none" w:sz="0" w:space="0" w:color="auto"/>
        <w:left w:val="none" w:sz="0" w:space="0" w:color="auto"/>
        <w:bottom w:val="none" w:sz="0" w:space="0" w:color="auto"/>
        <w:right w:val="none" w:sz="0" w:space="0" w:color="auto"/>
      </w:divBdr>
    </w:div>
    <w:div w:id="423960113">
      <w:bodyDiv w:val="1"/>
      <w:marLeft w:val="0"/>
      <w:marRight w:val="0"/>
      <w:marTop w:val="0"/>
      <w:marBottom w:val="0"/>
      <w:divBdr>
        <w:top w:val="none" w:sz="0" w:space="0" w:color="auto"/>
        <w:left w:val="none" w:sz="0" w:space="0" w:color="auto"/>
        <w:bottom w:val="none" w:sz="0" w:space="0" w:color="auto"/>
        <w:right w:val="none" w:sz="0" w:space="0" w:color="auto"/>
      </w:divBdr>
    </w:div>
    <w:div w:id="426654077">
      <w:bodyDiv w:val="1"/>
      <w:marLeft w:val="0"/>
      <w:marRight w:val="0"/>
      <w:marTop w:val="0"/>
      <w:marBottom w:val="0"/>
      <w:divBdr>
        <w:top w:val="none" w:sz="0" w:space="0" w:color="auto"/>
        <w:left w:val="none" w:sz="0" w:space="0" w:color="auto"/>
        <w:bottom w:val="none" w:sz="0" w:space="0" w:color="auto"/>
        <w:right w:val="none" w:sz="0" w:space="0" w:color="auto"/>
      </w:divBdr>
    </w:div>
    <w:div w:id="427697381">
      <w:bodyDiv w:val="1"/>
      <w:marLeft w:val="0"/>
      <w:marRight w:val="0"/>
      <w:marTop w:val="0"/>
      <w:marBottom w:val="0"/>
      <w:divBdr>
        <w:top w:val="none" w:sz="0" w:space="0" w:color="auto"/>
        <w:left w:val="none" w:sz="0" w:space="0" w:color="auto"/>
        <w:bottom w:val="none" w:sz="0" w:space="0" w:color="auto"/>
        <w:right w:val="none" w:sz="0" w:space="0" w:color="auto"/>
      </w:divBdr>
    </w:div>
    <w:div w:id="427771844">
      <w:bodyDiv w:val="1"/>
      <w:marLeft w:val="0"/>
      <w:marRight w:val="0"/>
      <w:marTop w:val="0"/>
      <w:marBottom w:val="0"/>
      <w:divBdr>
        <w:top w:val="none" w:sz="0" w:space="0" w:color="auto"/>
        <w:left w:val="none" w:sz="0" w:space="0" w:color="auto"/>
        <w:bottom w:val="none" w:sz="0" w:space="0" w:color="auto"/>
        <w:right w:val="none" w:sz="0" w:space="0" w:color="auto"/>
      </w:divBdr>
    </w:div>
    <w:div w:id="428041137">
      <w:bodyDiv w:val="1"/>
      <w:marLeft w:val="0"/>
      <w:marRight w:val="0"/>
      <w:marTop w:val="0"/>
      <w:marBottom w:val="0"/>
      <w:divBdr>
        <w:top w:val="none" w:sz="0" w:space="0" w:color="auto"/>
        <w:left w:val="none" w:sz="0" w:space="0" w:color="auto"/>
        <w:bottom w:val="none" w:sz="0" w:space="0" w:color="auto"/>
        <w:right w:val="none" w:sz="0" w:space="0" w:color="auto"/>
      </w:divBdr>
    </w:div>
    <w:div w:id="437069605">
      <w:bodyDiv w:val="1"/>
      <w:marLeft w:val="0"/>
      <w:marRight w:val="0"/>
      <w:marTop w:val="0"/>
      <w:marBottom w:val="0"/>
      <w:divBdr>
        <w:top w:val="none" w:sz="0" w:space="0" w:color="auto"/>
        <w:left w:val="none" w:sz="0" w:space="0" w:color="auto"/>
        <w:bottom w:val="none" w:sz="0" w:space="0" w:color="auto"/>
        <w:right w:val="none" w:sz="0" w:space="0" w:color="auto"/>
      </w:divBdr>
    </w:div>
    <w:div w:id="438137509">
      <w:bodyDiv w:val="1"/>
      <w:marLeft w:val="0"/>
      <w:marRight w:val="0"/>
      <w:marTop w:val="0"/>
      <w:marBottom w:val="0"/>
      <w:divBdr>
        <w:top w:val="none" w:sz="0" w:space="0" w:color="auto"/>
        <w:left w:val="none" w:sz="0" w:space="0" w:color="auto"/>
        <w:bottom w:val="none" w:sz="0" w:space="0" w:color="auto"/>
        <w:right w:val="none" w:sz="0" w:space="0" w:color="auto"/>
      </w:divBdr>
    </w:div>
    <w:div w:id="438718180">
      <w:bodyDiv w:val="1"/>
      <w:marLeft w:val="0"/>
      <w:marRight w:val="0"/>
      <w:marTop w:val="0"/>
      <w:marBottom w:val="0"/>
      <w:divBdr>
        <w:top w:val="none" w:sz="0" w:space="0" w:color="auto"/>
        <w:left w:val="none" w:sz="0" w:space="0" w:color="auto"/>
        <w:bottom w:val="none" w:sz="0" w:space="0" w:color="auto"/>
        <w:right w:val="none" w:sz="0" w:space="0" w:color="auto"/>
      </w:divBdr>
    </w:div>
    <w:div w:id="439418986">
      <w:bodyDiv w:val="1"/>
      <w:marLeft w:val="0"/>
      <w:marRight w:val="0"/>
      <w:marTop w:val="0"/>
      <w:marBottom w:val="0"/>
      <w:divBdr>
        <w:top w:val="none" w:sz="0" w:space="0" w:color="auto"/>
        <w:left w:val="none" w:sz="0" w:space="0" w:color="auto"/>
        <w:bottom w:val="none" w:sz="0" w:space="0" w:color="auto"/>
        <w:right w:val="none" w:sz="0" w:space="0" w:color="auto"/>
      </w:divBdr>
    </w:div>
    <w:div w:id="440953782">
      <w:bodyDiv w:val="1"/>
      <w:marLeft w:val="0"/>
      <w:marRight w:val="0"/>
      <w:marTop w:val="0"/>
      <w:marBottom w:val="0"/>
      <w:divBdr>
        <w:top w:val="none" w:sz="0" w:space="0" w:color="auto"/>
        <w:left w:val="none" w:sz="0" w:space="0" w:color="auto"/>
        <w:bottom w:val="none" w:sz="0" w:space="0" w:color="auto"/>
        <w:right w:val="none" w:sz="0" w:space="0" w:color="auto"/>
      </w:divBdr>
    </w:div>
    <w:div w:id="442502840">
      <w:bodyDiv w:val="1"/>
      <w:marLeft w:val="0"/>
      <w:marRight w:val="0"/>
      <w:marTop w:val="0"/>
      <w:marBottom w:val="0"/>
      <w:divBdr>
        <w:top w:val="none" w:sz="0" w:space="0" w:color="auto"/>
        <w:left w:val="none" w:sz="0" w:space="0" w:color="auto"/>
        <w:bottom w:val="none" w:sz="0" w:space="0" w:color="auto"/>
        <w:right w:val="none" w:sz="0" w:space="0" w:color="auto"/>
      </w:divBdr>
    </w:div>
    <w:div w:id="442771991">
      <w:bodyDiv w:val="1"/>
      <w:marLeft w:val="0"/>
      <w:marRight w:val="0"/>
      <w:marTop w:val="0"/>
      <w:marBottom w:val="0"/>
      <w:divBdr>
        <w:top w:val="none" w:sz="0" w:space="0" w:color="auto"/>
        <w:left w:val="none" w:sz="0" w:space="0" w:color="auto"/>
        <w:bottom w:val="none" w:sz="0" w:space="0" w:color="auto"/>
        <w:right w:val="none" w:sz="0" w:space="0" w:color="auto"/>
      </w:divBdr>
    </w:div>
    <w:div w:id="443496426">
      <w:bodyDiv w:val="1"/>
      <w:marLeft w:val="0"/>
      <w:marRight w:val="0"/>
      <w:marTop w:val="0"/>
      <w:marBottom w:val="0"/>
      <w:divBdr>
        <w:top w:val="none" w:sz="0" w:space="0" w:color="auto"/>
        <w:left w:val="none" w:sz="0" w:space="0" w:color="auto"/>
        <w:bottom w:val="none" w:sz="0" w:space="0" w:color="auto"/>
        <w:right w:val="none" w:sz="0" w:space="0" w:color="auto"/>
      </w:divBdr>
    </w:div>
    <w:div w:id="443579341">
      <w:bodyDiv w:val="1"/>
      <w:marLeft w:val="0"/>
      <w:marRight w:val="0"/>
      <w:marTop w:val="0"/>
      <w:marBottom w:val="0"/>
      <w:divBdr>
        <w:top w:val="none" w:sz="0" w:space="0" w:color="auto"/>
        <w:left w:val="none" w:sz="0" w:space="0" w:color="auto"/>
        <w:bottom w:val="none" w:sz="0" w:space="0" w:color="auto"/>
        <w:right w:val="none" w:sz="0" w:space="0" w:color="auto"/>
      </w:divBdr>
    </w:div>
    <w:div w:id="443883423">
      <w:bodyDiv w:val="1"/>
      <w:marLeft w:val="0"/>
      <w:marRight w:val="0"/>
      <w:marTop w:val="0"/>
      <w:marBottom w:val="0"/>
      <w:divBdr>
        <w:top w:val="none" w:sz="0" w:space="0" w:color="auto"/>
        <w:left w:val="none" w:sz="0" w:space="0" w:color="auto"/>
        <w:bottom w:val="none" w:sz="0" w:space="0" w:color="auto"/>
        <w:right w:val="none" w:sz="0" w:space="0" w:color="auto"/>
      </w:divBdr>
    </w:div>
    <w:div w:id="446507709">
      <w:bodyDiv w:val="1"/>
      <w:marLeft w:val="0"/>
      <w:marRight w:val="0"/>
      <w:marTop w:val="0"/>
      <w:marBottom w:val="0"/>
      <w:divBdr>
        <w:top w:val="none" w:sz="0" w:space="0" w:color="auto"/>
        <w:left w:val="none" w:sz="0" w:space="0" w:color="auto"/>
        <w:bottom w:val="none" w:sz="0" w:space="0" w:color="auto"/>
        <w:right w:val="none" w:sz="0" w:space="0" w:color="auto"/>
      </w:divBdr>
    </w:div>
    <w:div w:id="446659301">
      <w:bodyDiv w:val="1"/>
      <w:marLeft w:val="0"/>
      <w:marRight w:val="0"/>
      <w:marTop w:val="0"/>
      <w:marBottom w:val="0"/>
      <w:divBdr>
        <w:top w:val="none" w:sz="0" w:space="0" w:color="auto"/>
        <w:left w:val="none" w:sz="0" w:space="0" w:color="auto"/>
        <w:bottom w:val="none" w:sz="0" w:space="0" w:color="auto"/>
        <w:right w:val="none" w:sz="0" w:space="0" w:color="auto"/>
      </w:divBdr>
    </w:div>
    <w:div w:id="449014819">
      <w:bodyDiv w:val="1"/>
      <w:marLeft w:val="0"/>
      <w:marRight w:val="0"/>
      <w:marTop w:val="0"/>
      <w:marBottom w:val="0"/>
      <w:divBdr>
        <w:top w:val="none" w:sz="0" w:space="0" w:color="auto"/>
        <w:left w:val="none" w:sz="0" w:space="0" w:color="auto"/>
        <w:bottom w:val="none" w:sz="0" w:space="0" w:color="auto"/>
        <w:right w:val="none" w:sz="0" w:space="0" w:color="auto"/>
      </w:divBdr>
    </w:div>
    <w:div w:id="450900689">
      <w:bodyDiv w:val="1"/>
      <w:marLeft w:val="0"/>
      <w:marRight w:val="0"/>
      <w:marTop w:val="0"/>
      <w:marBottom w:val="0"/>
      <w:divBdr>
        <w:top w:val="none" w:sz="0" w:space="0" w:color="auto"/>
        <w:left w:val="none" w:sz="0" w:space="0" w:color="auto"/>
        <w:bottom w:val="none" w:sz="0" w:space="0" w:color="auto"/>
        <w:right w:val="none" w:sz="0" w:space="0" w:color="auto"/>
      </w:divBdr>
    </w:div>
    <w:div w:id="454103102">
      <w:bodyDiv w:val="1"/>
      <w:marLeft w:val="0"/>
      <w:marRight w:val="0"/>
      <w:marTop w:val="0"/>
      <w:marBottom w:val="0"/>
      <w:divBdr>
        <w:top w:val="none" w:sz="0" w:space="0" w:color="auto"/>
        <w:left w:val="none" w:sz="0" w:space="0" w:color="auto"/>
        <w:bottom w:val="none" w:sz="0" w:space="0" w:color="auto"/>
        <w:right w:val="none" w:sz="0" w:space="0" w:color="auto"/>
      </w:divBdr>
    </w:div>
    <w:div w:id="458571827">
      <w:bodyDiv w:val="1"/>
      <w:marLeft w:val="0"/>
      <w:marRight w:val="0"/>
      <w:marTop w:val="0"/>
      <w:marBottom w:val="0"/>
      <w:divBdr>
        <w:top w:val="none" w:sz="0" w:space="0" w:color="auto"/>
        <w:left w:val="none" w:sz="0" w:space="0" w:color="auto"/>
        <w:bottom w:val="none" w:sz="0" w:space="0" w:color="auto"/>
        <w:right w:val="none" w:sz="0" w:space="0" w:color="auto"/>
      </w:divBdr>
    </w:div>
    <w:div w:id="459538904">
      <w:bodyDiv w:val="1"/>
      <w:marLeft w:val="0"/>
      <w:marRight w:val="0"/>
      <w:marTop w:val="0"/>
      <w:marBottom w:val="0"/>
      <w:divBdr>
        <w:top w:val="none" w:sz="0" w:space="0" w:color="auto"/>
        <w:left w:val="none" w:sz="0" w:space="0" w:color="auto"/>
        <w:bottom w:val="none" w:sz="0" w:space="0" w:color="auto"/>
        <w:right w:val="none" w:sz="0" w:space="0" w:color="auto"/>
      </w:divBdr>
    </w:div>
    <w:div w:id="459958794">
      <w:bodyDiv w:val="1"/>
      <w:marLeft w:val="0"/>
      <w:marRight w:val="0"/>
      <w:marTop w:val="0"/>
      <w:marBottom w:val="0"/>
      <w:divBdr>
        <w:top w:val="none" w:sz="0" w:space="0" w:color="auto"/>
        <w:left w:val="none" w:sz="0" w:space="0" w:color="auto"/>
        <w:bottom w:val="none" w:sz="0" w:space="0" w:color="auto"/>
        <w:right w:val="none" w:sz="0" w:space="0" w:color="auto"/>
      </w:divBdr>
    </w:div>
    <w:div w:id="460197143">
      <w:bodyDiv w:val="1"/>
      <w:marLeft w:val="0"/>
      <w:marRight w:val="0"/>
      <w:marTop w:val="0"/>
      <w:marBottom w:val="0"/>
      <w:divBdr>
        <w:top w:val="none" w:sz="0" w:space="0" w:color="auto"/>
        <w:left w:val="none" w:sz="0" w:space="0" w:color="auto"/>
        <w:bottom w:val="none" w:sz="0" w:space="0" w:color="auto"/>
        <w:right w:val="none" w:sz="0" w:space="0" w:color="auto"/>
      </w:divBdr>
    </w:div>
    <w:div w:id="460344353">
      <w:bodyDiv w:val="1"/>
      <w:marLeft w:val="0"/>
      <w:marRight w:val="0"/>
      <w:marTop w:val="0"/>
      <w:marBottom w:val="0"/>
      <w:divBdr>
        <w:top w:val="none" w:sz="0" w:space="0" w:color="auto"/>
        <w:left w:val="none" w:sz="0" w:space="0" w:color="auto"/>
        <w:bottom w:val="none" w:sz="0" w:space="0" w:color="auto"/>
        <w:right w:val="none" w:sz="0" w:space="0" w:color="auto"/>
      </w:divBdr>
    </w:div>
    <w:div w:id="464662824">
      <w:bodyDiv w:val="1"/>
      <w:marLeft w:val="0"/>
      <w:marRight w:val="0"/>
      <w:marTop w:val="0"/>
      <w:marBottom w:val="0"/>
      <w:divBdr>
        <w:top w:val="none" w:sz="0" w:space="0" w:color="auto"/>
        <w:left w:val="none" w:sz="0" w:space="0" w:color="auto"/>
        <w:bottom w:val="none" w:sz="0" w:space="0" w:color="auto"/>
        <w:right w:val="none" w:sz="0" w:space="0" w:color="auto"/>
      </w:divBdr>
    </w:div>
    <w:div w:id="464666324">
      <w:bodyDiv w:val="1"/>
      <w:marLeft w:val="0"/>
      <w:marRight w:val="0"/>
      <w:marTop w:val="0"/>
      <w:marBottom w:val="0"/>
      <w:divBdr>
        <w:top w:val="none" w:sz="0" w:space="0" w:color="auto"/>
        <w:left w:val="none" w:sz="0" w:space="0" w:color="auto"/>
        <w:bottom w:val="none" w:sz="0" w:space="0" w:color="auto"/>
        <w:right w:val="none" w:sz="0" w:space="0" w:color="auto"/>
      </w:divBdr>
    </w:div>
    <w:div w:id="465200227">
      <w:bodyDiv w:val="1"/>
      <w:marLeft w:val="0"/>
      <w:marRight w:val="0"/>
      <w:marTop w:val="0"/>
      <w:marBottom w:val="0"/>
      <w:divBdr>
        <w:top w:val="none" w:sz="0" w:space="0" w:color="auto"/>
        <w:left w:val="none" w:sz="0" w:space="0" w:color="auto"/>
        <w:bottom w:val="none" w:sz="0" w:space="0" w:color="auto"/>
        <w:right w:val="none" w:sz="0" w:space="0" w:color="auto"/>
      </w:divBdr>
    </w:div>
    <w:div w:id="469520289">
      <w:bodyDiv w:val="1"/>
      <w:marLeft w:val="0"/>
      <w:marRight w:val="0"/>
      <w:marTop w:val="0"/>
      <w:marBottom w:val="0"/>
      <w:divBdr>
        <w:top w:val="none" w:sz="0" w:space="0" w:color="auto"/>
        <w:left w:val="none" w:sz="0" w:space="0" w:color="auto"/>
        <w:bottom w:val="none" w:sz="0" w:space="0" w:color="auto"/>
        <w:right w:val="none" w:sz="0" w:space="0" w:color="auto"/>
      </w:divBdr>
    </w:div>
    <w:div w:id="471413434">
      <w:bodyDiv w:val="1"/>
      <w:marLeft w:val="0"/>
      <w:marRight w:val="0"/>
      <w:marTop w:val="0"/>
      <w:marBottom w:val="0"/>
      <w:divBdr>
        <w:top w:val="none" w:sz="0" w:space="0" w:color="auto"/>
        <w:left w:val="none" w:sz="0" w:space="0" w:color="auto"/>
        <w:bottom w:val="none" w:sz="0" w:space="0" w:color="auto"/>
        <w:right w:val="none" w:sz="0" w:space="0" w:color="auto"/>
      </w:divBdr>
    </w:div>
    <w:div w:id="477764233">
      <w:bodyDiv w:val="1"/>
      <w:marLeft w:val="0"/>
      <w:marRight w:val="0"/>
      <w:marTop w:val="0"/>
      <w:marBottom w:val="0"/>
      <w:divBdr>
        <w:top w:val="none" w:sz="0" w:space="0" w:color="auto"/>
        <w:left w:val="none" w:sz="0" w:space="0" w:color="auto"/>
        <w:bottom w:val="none" w:sz="0" w:space="0" w:color="auto"/>
        <w:right w:val="none" w:sz="0" w:space="0" w:color="auto"/>
      </w:divBdr>
    </w:div>
    <w:div w:id="479544026">
      <w:bodyDiv w:val="1"/>
      <w:marLeft w:val="0"/>
      <w:marRight w:val="0"/>
      <w:marTop w:val="0"/>
      <w:marBottom w:val="0"/>
      <w:divBdr>
        <w:top w:val="none" w:sz="0" w:space="0" w:color="auto"/>
        <w:left w:val="none" w:sz="0" w:space="0" w:color="auto"/>
        <w:bottom w:val="none" w:sz="0" w:space="0" w:color="auto"/>
        <w:right w:val="none" w:sz="0" w:space="0" w:color="auto"/>
      </w:divBdr>
    </w:div>
    <w:div w:id="480122412">
      <w:bodyDiv w:val="1"/>
      <w:marLeft w:val="0"/>
      <w:marRight w:val="0"/>
      <w:marTop w:val="0"/>
      <w:marBottom w:val="0"/>
      <w:divBdr>
        <w:top w:val="none" w:sz="0" w:space="0" w:color="auto"/>
        <w:left w:val="none" w:sz="0" w:space="0" w:color="auto"/>
        <w:bottom w:val="none" w:sz="0" w:space="0" w:color="auto"/>
        <w:right w:val="none" w:sz="0" w:space="0" w:color="auto"/>
      </w:divBdr>
    </w:div>
    <w:div w:id="481892124">
      <w:bodyDiv w:val="1"/>
      <w:marLeft w:val="0"/>
      <w:marRight w:val="0"/>
      <w:marTop w:val="0"/>
      <w:marBottom w:val="0"/>
      <w:divBdr>
        <w:top w:val="none" w:sz="0" w:space="0" w:color="auto"/>
        <w:left w:val="none" w:sz="0" w:space="0" w:color="auto"/>
        <w:bottom w:val="none" w:sz="0" w:space="0" w:color="auto"/>
        <w:right w:val="none" w:sz="0" w:space="0" w:color="auto"/>
      </w:divBdr>
    </w:div>
    <w:div w:id="482936471">
      <w:bodyDiv w:val="1"/>
      <w:marLeft w:val="0"/>
      <w:marRight w:val="0"/>
      <w:marTop w:val="0"/>
      <w:marBottom w:val="0"/>
      <w:divBdr>
        <w:top w:val="none" w:sz="0" w:space="0" w:color="auto"/>
        <w:left w:val="none" w:sz="0" w:space="0" w:color="auto"/>
        <w:bottom w:val="none" w:sz="0" w:space="0" w:color="auto"/>
        <w:right w:val="none" w:sz="0" w:space="0" w:color="auto"/>
      </w:divBdr>
    </w:div>
    <w:div w:id="483473595">
      <w:bodyDiv w:val="1"/>
      <w:marLeft w:val="0"/>
      <w:marRight w:val="0"/>
      <w:marTop w:val="0"/>
      <w:marBottom w:val="0"/>
      <w:divBdr>
        <w:top w:val="none" w:sz="0" w:space="0" w:color="auto"/>
        <w:left w:val="none" w:sz="0" w:space="0" w:color="auto"/>
        <w:bottom w:val="none" w:sz="0" w:space="0" w:color="auto"/>
        <w:right w:val="none" w:sz="0" w:space="0" w:color="auto"/>
      </w:divBdr>
    </w:div>
    <w:div w:id="484124484">
      <w:bodyDiv w:val="1"/>
      <w:marLeft w:val="0"/>
      <w:marRight w:val="0"/>
      <w:marTop w:val="0"/>
      <w:marBottom w:val="0"/>
      <w:divBdr>
        <w:top w:val="none" w:sz="0" w:space="0" w:color="auto"/>
        <w:left w:val="none" w:sz="0" w:space="0" w:color="auto"/>
        <w:bottom w:val="none" w:sz="0" w:space="0" w:color="auto"/>
        <w:right w:val="none" w:sz="0" w:space="0" w:color="auto"/>
      </w:divBdr>
    </w:div>
    <w:div w:id="484442956">
      <w:bodyDiv w:val="1"/>
      <w:marLeft w:val="0"/>
      <w:marRight w:val="0"/>
      <w:marTop w:val="0"/>
      <w:marBottom w:val="0"/>
      <w:divBdr>
        <w:top w:val="none" w:sz="0" w:space="0" w:color="auto"/>
        <w:left w:val="none" w:sz="0" w:space="0" w:color="auto"/>
        <w:bottom w:val="none" w:sz="0" w:space="0" w:color="auto"/>
        <w:right w:val="none" w:sz="0" w:space="0" w:color="auto"/>
      </w:divBdr>
    </w:div>
    <w:div w:id="485363597">
      <w:bodyDiv w:val="1"/>
      <w:marLeft w:val="0"/>
      <w:marRight w:val="0"/>
      <w:marTop w:val="0"/>
      <w:marBottom w:val="0"/>
      <w:divBdr>
        <w:top w:val="none" w:sz="0" w:space="0" w:color="auto"/>
        <w:left w:val="none" w:sz="0" w:space="0" w:color="auto"/>
        <w:bottom w:val="none" w:sz="0" w:space="0" w:color="auto"/>
        <w:right w:val="none" w:sz="0" w:space="0" w:color="auto"/>
      </w:divBdr>
    </w:div>
    <w:div w:id="487522947">
      <w:bodyDiv w:val="1"/>
      <w:marLeft w:val="0"/>
      <w:marRight w:val="0"/>
      <w:marTop w:val="0"/>
      <w:marBottom w:val="0"/>
      <w:divBdr>
        <w:top w:val="none" w:sz="0" w:space="0" w:color="auto"/>
        <w:left w:val="none" w:sz="0" w:space="0" w:color="auto"/>
        <w:bottom w:val="none" w:sz="0" w:space="0" w:color="auto"/>
        <w:right w:val="none" w:sz="0" w:space="0" w:color="auto"/>
      </w:divBdr>
    </w:div>
    <w:div w:id="487865087">
      <w:bodyDiv w:val="1"/>
      <w:marLeft w:val="0"/>
      <w:marRight w:val="0"/>
      <w:marTop w:val="0"/>
      <w:marBottom w:val="0"/>
      <w:divBdr>
        <w:top w:val="none" w:sz="0" w:space="0" w:color="auto"/>
        <w:left w:val="none" w:sz="0" w:space="0" w:color="auto"/>
        <w:bottom w:val="none" w:sz="0" w:space="0" w:color="auto"/>
        <w:right w:val="none" w:sz="0" w:space="0" w:color="auto"/>
      </w:divBdr>
    </w:div>
    <w:div w:id="488132758">
      <w:bodyDiv w:val="1"/>
      <w:marLeft w:val="0"/>
      <w:marRight w:val="0"/>
      <w:marTop w:val="0"/>
      <w:marBottom w:val="0"/>
      <w:divBdr>
        <w:top w:val="none" w:sz="0" w:space="0" w:color="auto"/>
        <w:left w:val="none" w:sz="0" w:space="0" w:color="auto"/>
        <w:bottom w:val="none" w:sz="0" w:space="0" w:color="auto"/>
        <w:right w:val="none" w:sz="0" w:space="0" w:color="auto"/>
      </w:divBdr>
    </w:div>
    <w:div w:id="489952473">
      <w:bodyDiv w:val="1"/>
      <w:marLeft w:val="0"/>
      <w:marRight w:val="0"/>
      <w:marTop w:val="0"/>
      <w:marBottom w:val="0"/>
      <w:divBdr>
        <w:top w:val="none" w:sz="0" w:space="0" w:color="auto"/>
        <w:left w:val="none" w:sz="0" w:space="0" w:color="auto"/>
        <w:bottom w:val="none" w:sz="0" w:space="0" w:color="auto"/>
        <w:right w:val="none" w:sz="0" w:space="0" w:color="auto"/>
      </w:divBdr>
    </w:div>
    <w:div w:id="492336343">
      <w:bodyDiv w:val="1"/>
      <w:marLeft w:val="0"/>
      <w:marRight w:val="0"/>
      <w:marTop w:val="0"/>
      <w:marBottom w:val="0"/>
      <w:divBdr>
        <w:top w:val="none" w:sz="0" w:space="0" w:color="auto"/>
        <w:left w:val="none" w:sz="0" w:space="0" w:color="auto"/>
        <w:bottom w:val="none" w:sz="0" w:space="0" w:color="auto"/>
        <w:right w:val="none" w:sz="0" w:space="0" w:color="auto"/>
      </w:divBdr>
    </w:div>
    <w:div w:id="493378244">
      <w:bodyDiv w:val="1"/>
      <w:marLeft w:val="0"/>
      <w:marRight w:val="0"/>
      <w:marTop w:val="0"/>
      <w:marBottom w:val="0"/>
      <w:divBdr>
        <w:top w:val="none" w:sz="0" w:space="0" w:color="auto"/>
        <w:left w:val="none" w:sz="0" w:space="0" w:color="auto"/>
        <w:bottom w:val="none" w:sz="0" w:space="0" w:color="auto"/>
        <w:right w:val="none" w:sz="0" w:space="0" w:color="auto"/>
      </w:divBdr>
    </w:div>
    <w:div w:id="500386938">
      <w:bodyDiv w:val="1"/>
      <w:marLeft w:val="0"/>
      <w:marRight w:val="0"/>
      <w:marTop w:val="0"/>
      <w:marBottom w:val="0"/>
      <w:divBdr>
        <w:top w:val="none" w:sz="0" w:space="0" w:color="auto"/>
        <w:left w:val="none" w:sz="0" w:space="0" w:color="auto"/>
        <w:bottom w:val="none" w:sz="0" w:space="0" w:color="auto"/>
        <w:right w:val="none" w:sz="0" w:space="0" w:color="auto"/>
      </w:divBdr>
    </w:div>
    <w:div w:id="503861257">
      <w:bodyDiv w:val="1"/>
      <w:marLeft w:val="0"/>
      <w:marRight w:val="0"/>
      <w:marTop w:val="0"/>
      <w:marBottom w:val="0"/>
      <w:divBdr>
        <w:top w:val="none" w:sz="0" w:space="0" w:color="auto"/>
        <w:left w:val="none" w:sz="0" w:space="0" w:color="auto"/>
        <w:bottom w:val="none" w:sz="0" w:space="0" w:color="auto"/>
        <w:right w:val="none" w:sz="0" w:space="0" w:color="auto"/>
      </w:divBdr>
    </w:div>
    <w:div w:id="505249362">
      <w:bodyDiv w:val="1"/>
      <w:marLeft w:val="0"/>
      <w:marRight w:val="0"/>
      <w:marTop w:val="0"/>
      <w:marBottom w:val="0"/>
      <w:divBdr>
        <w:top w:val="none" w:sz="0" w:space="0" w:color="auto"/>
        <w:left w:val="none" w:sz="0" w:space="0" w:color="auto"/>
        <w:bottom w:val="none" w:sz="0" w:space="0" w:color="auto"/>
        <w:right w:val="none" w:sz="0" w:space="0" w:color="auto"/>
      </w:divBdr>
    </w:div>
    <w:div w:id="506097208">
      <w:bodyDiv w:val="1"/>
      <w:marLeft w:val="0"/>
      <w:marRight w:val="0"/>
      <w:marTop w:val="0"/>
      <w:marBottom w:val="0"/>
      <w:divBdr>
        <w:top w:val="none" w:sz="0" w:space="0" w:color="auto"/>
        <w:left w:val="none" w:sz="0" w:space="0" w:color="auto"/>
        <w:bottom w:val="none" w:sz="0" w:space="0" w:color="auto"/>
        <w:right w:val="none" w:sz="0" w:space="0" w:color="auto"/>
      </w:divBdr>
    </w:div>
    <w:div w:id="506331258">
      <w:bodyDiv w:val="1"/>
      <w:marLeft w:val="0"/>
      <w:marRight w:val="0"/>
      <w:marTop w:val="0"/>
      <w:marBottom w:val="0"/>
      <w:divBdr>
        <w:top w:val="none" w:sz="0" w:space="0" w:color="auto"/>
        <w:left w:val="none" w:sz="0" w:space="0" w:color="auto"/>
        <w:bottom w:val="none" w:sz="0" w:space="0" w:color="auto"/>
        <w:right w:val="none" w:sz="0" w:space="0" w:color="auto"/>
      </w:divBdr>
    </w:div>
    <w:div w:id="508564110">
      <w:bodyDiv w:val="1"/>
      <w:marLeft w:val="0"/>
      <w:marRight w:val="0"/>
      <w:marTop w:val="0"/>
      <w:marBottom w:val="0"/>
      <w:divBdr>
        <w:top w:val="none" w:sz="0" w:space="0" w:color="auto"/>
        <w:left w:val="none" w:sz="0" w:space="0" w:color="auto"/>
        <w:bottom w:val="none" w:sz="0" w:space="0" w:color="auto"/>
        <w:right w:val="none" w:sz="0" w:space="0" w:color="auto"/>
      </w:divBdr>
    </w:div>
    <w:div w:id="509297049">
      <w:bodyDiv w:val="1"/>
      <w:marLeft w:val="0"/>
      <w:marRight w:val="0"/>
      <w:marTop w:val="0"/>
      <w:marBottom w:val="0"/>
      <w:divBdr>
        <w:top w:val="none" w:sz="0" w:space="0" w:color="auto"/>
        <w:left w:val="none" w:sz="0" w:space="0" w:color="auto"/>
        <w:bottom w:val="none" w:sz="0" w:space="0" w:color="auto"/>
        <w:right w:val="none" w:sz="0" w:space="0" w:color="auto"/>
      </w:divBdr>
    </w:div>
    <w:div w:id="511064894">
      <w:bodyDiv w:val="1"/>
      <w:marLeft w:val="0"/>
      <w:marRight w:val="0"/>
      <w:marTop w:val="0"/>
      <w:marBottom w:val="0"/>
      <w:divBdr>
        <w:top w:val="none" w:sz="0" w:space="0" w:color="auto"/>
        <w:left w:val="none" w:sz="0" w:space="0" w:color="auto"/>
        <w:bottom w:val="none" w:sz="0" w:space="0" w:color="auto"/>
        <w:right w:val="none" w:sz="0" w:space="0" w:color="auto"/>
      </w:divBdr>
    </w:div>
    <w:div w:id="514541773">
      <w:bodyDiv w:val="1"/>
      <w:marLeft w:val="0"/>
      <w:marRight w:val="0"/>
      <w:marTop w:val="0"/>
      <w:marBottom w:val="0"/>
      <w:divBdr>
        <w:top w:val="none" w:sz="0" w:space="0" w:color="auto"/>
        <w:left w:val="none" w:sz="0" w:space="0" w:color="auto"/>
        <w:bottom w:val="none" w:sz="0" w:space="0" w:color="auto"/>
        <w:right w:val="none" w:sz="0" w:space="0" w:color="auto"/>
      </w:divBdr>
    </w:div>
    <w:div w:id="514730587">
      <w:bodyDiv w:val="1"/>
      <w:marLeft w:val="0"/>
      <w:marRight w:val="0"/>
      <w:marTop w:val="0"/>
      <w:marBottom w:val="0"/>
      <w:divBdr>
        <w:top w:val="none" w:sz="0" w:space="0" w:color="auto"/>
        <w:left w:val="none" w:sz="0" w:space="0" w:color="auto"/>
        <w:bottom w:val="none" w:sz="0" w:space="0" w:color="auto"/>
        <w:right w:val="none" w:sz="0" w:space="0" w:color="auto"/>
      </w:divBdr>
    </w:div>
    <w:div w:id="515655229">
      <w:bodyDiv w:val="1"/>
      <w:marLeft w:val="0"/>
      <w:marRight w:val="0"/>
      <w:marTop w:val="0"/>
      <w:marBottom w:val="0"/>
      <w:divBdr>
        <w:top w:val="none" w:sz="0" w:space="0" w:color="auto"/>
        <w:left w:val="none" w:sz="0" w:space="0" w:color="auto"/>
        <w:bottom w:val="none" w:sz="0" w:space="0" w:color="auto"/>
        <w:right w:val="none" w:sz="0" w:space="0" w:color="auto"/>
      </w:divBdr>
    </w:div>
    <w:div w:id="518081631">
      <w:bodyDiv w:val="1"/>
      <w:marLeft w:val="0"/>
      <w:marRight w:val="0"/>
      <w:marTop w:val="0"/>
      <w:marBottom w:val="0"/>
      <w:divBdr>
        <w:top w:val="none" w:sz="0" w:space="0" w:color="auto"/>
        <w:left w:val="none" w:sz="0" w:space="0" w:color="auto"/>
        <w:bottom w:val="none" w:sz="0" w:space="0" w:color="auto"/>
        <w:right w:val="none" w:sz="0" w:space="0" w:color="auto"/>
      </w:divBdr>
    </w:div>
    <w:div w:id="519054771">
      <w:bodyDiv w:val="1"/>
      <w:marLeft w:val="0"/>
      <w:marRight w:val="0"/>
      <w:marTop w:val="0"/>
      <w:marBottom w:val="0"/>
      <w:divBdr>
        <w:top w:val="none" w:sz="0" w:space="0" w:color="auto"/>
        <w:left w:val="none" w:sz="0" w:space="0" w:color="auto"/>
        <w:bottom w:val="none" w:sz="0" w:space="0" w:color="auto"/>
        <w:right w:val="none" w:sz="0" w:space="0" w:color="auto"/>
      </w:divBdr>
    </w:div>
    <w:div w:id="520512250">
      <w:bodyDiv w:val="1"/>
      <w:marLeft w:val="0"/>
      <w:marRight w:val="0"/>
      <w:marTop w:val="0"/>
      <w:marBottom w:val="0"/>
      <w:divBdr>
        <w:top w:val="none" w:sz="0" w:space="0" w:color="auto"/>
        <w:left w:val="none" w:sz="0" w:space="0" w:color="auto"/>
        <w:bottom w:val="none" w:sz="0" w:space="0" w:color="auto"/>
        <w:right w:val="none" w:sz="0" w:space="0" w:color="auto"/>
      </w:divBdr>
    </w:div>
    <w:div w:id="521825297">
      <w:bodyDiv w:val="1"/>
      <w:marLeft w:val="0"/>
      <w:marRight w:val="0"/>
      <w:marTop w:val="0"/>
      <w:marBottom w:val="0"/>
      <w:divBdr>
        <w:top w:val="none" w:sz="0" w:space="0" w:color="auto"/>
        <w:left w:val="none" w:sz="0" w:space="0" w:color="auto"/>
        <w:bottom w:val="none" w:sz="0" w:space="0" w:color="auto"/>
        <w:right w:val="none" w:sz="0" w:space="0" w:color="auto"/>
      </w:divBdr>
    </w:div>
    <w:div w:id="522061763">
      <w:bodyDiv w:val="1"/>
      <w:marLeft w:val="0"/>
      <w:marRight w:val="0"/>
      <w:marTop w:val="0"/>
      <w:marBottom w:val="0"/>
      <w:divBdr>
        <w:top w:val="none" w:sz="0" w:space="0" w:color="auto"/>
        <w:left w:val="none" w:sz="0" w:space="0" w:color="auto"/>
        <w:bottom w:val="none" w:sz="0" w:space="0" w:color="auto"/>
        <w:right w:val="none" w:sz="0" w:space="0" w:color="auto"/>
      </w:divBdr>
    </w:div>
    <w:div w:id="522668962">
      <w:bodyDiv w:val="1"/>
      <w:marLeft w:val="0"/>
      <w:marRight w:val="0"/>
      <w:marTop w:val="0"/>
      <w:marBottom w:val="0"/>
      <w:divBdr>
        <w:top w:val="none" w:sz="0" w:space="0" w:color="auto"/>
        <w:left w:val="none" w:sz="0" w:space="0" w:color="auto"/>
        <w:bottom w:val="none" w:sz="0" w:space="0" w:color="auto"/>
        <w:right w:val="none" w:sz="0" w:space="0" w:color="auto"/>
      </w:divBdr>
    </w:div>
    <w:div w:id="523515484">
      <w:bodyDiv w:val="1"/>
      <w:marLeft w:val="0"/>
      <w:marRight w:val="0"/>
      <w:marTop w:val="0"/>
      <w:marBottom w:val="0"/>
      <w:divBdr>
        <w:top w:val="none" w:sz="0" w:space="0" w:color="auto"/>
        <w:left w:val="none" w:sz="0" w:space="0" w:color="auto"/>
        <w:bottom w:val="none" w:sz="0" w:space="0" w:color="auto"/>
        <w:right w:val="none" w:sz="0" w:space="0" w:color="auto"/>
      </w:divBdr>
    </w:div>
    <w:div w:id="524945844">
      <w:bodyDiv w:val="1"/>
      <w:marLeft w:val="0"/>
      <w:marRight w:val="0"/>
      <w:marTop w:val="0"/>
      <w:marBottom w:val="0"/>
      <w:divBdr>
        <w:top w:val="none" w:sz="0" w:space="0" w:color="auto"/>
        <w:left w:val="none" w:sz="0" w:space="0" w:color="auto"/>
        <w:bottom w:val="none" w:sz="0" w:space="0" w:color="auto"/>
        <w:right w:val="none" w:sz="0" w:space="0" w:color="auto"/>
      </w:divBdr>
    </w:div>
    <w:div w:id="529296640">
      <w:bodyDiv w:val="1"/>
      <w:marLeft w:val="0"/>
      <w:marRight w:val="0"/>
      <w:marTop w:val="0"/>
      <w:marBottom w:val="0"/>
      <w:divBdr>
        <w:top w:val="none" w:sz="0" w:space="0" w:color="auto"/>
        <w:left w:val="none" w:sz="0" w:space="0" w:color="auto"/>
        <w:bottom w:val="none" w:sz="0" w:space="0" w:color="auto"/>
        <w:right w:val="none" w:sz="0" w:space="0" w:color="auto"/>
      </w:divBdr>
    </w:div>
    <w:div w:id="530654786">
      <w:bodyDiv w:val="1"/>
      <w:marLeft w:val="0"/>
      <w:marRight w:val="0"/>
      <w:marTop w:val="0"/>
      <w:marBottom w:val="0"/>
      <w:divBdr>
        <w:top w:val="none" w:sz="0" w:space="0" w:color="auto"/>
        <w:left w:val="none" w:sz="0" w:space="0" w:color="auto"/>
        <w:bottom w:val="none" w:sz="0" w:space="0" w:color="auto"/>
        <w:right w:val="none" w:sz="0" w:space="0" w:color="auto"/>
      </w:divBdr>
    </w:div>
    <w:div w:id="531696893">
      <w:bodyDiv w:val="1"/>
      <w:marLeft w:val="0"/>
      <w:marRight w:val="0"/>
      <w:marTop w:val="0"/>
      <w:marBottom w:val="0"/>
      <w:divBdr>
        <w:top w:val="none" w:sz="0" w:space="0" w:color="auto"/>
        <w:left w:val="none" w:sz="0" w:space="0" w:color="auto"/>
        <w:bottom w:val="none" w:sz="0" w:space="0" w:color="auto"/>
        <w:right w:val="none" w:sz="0" w:space="0" w:color="auto"/>
      </w:divBdr>
    </w:div>
    <w:div w:id="531697885">
      <w:bodyDiv w:val="1"/>
      <w:marLeft w:val="0"/>
      <w:marRight w:val="0"/>
      <w:marTop w:val="0"/>
      <w:marBottom w:val="0"/>
      <w:divBdr>
        <w:top w:val="none" w:sz="0" w:space="0" w:color="auto"/>
        <w:left w:val="none" w:sz="0" w:space="0" w:color="auto"/>
        <w:bottom w:val="none" w:sz="0" w:space="0" w:color="auto"/>
        <w:right w:val="none" w:sz="0" w:space="0" w:color="auto"/>
      </w:divBdr>
    </w:div>
    <w:div w:id="531963961">
      <w:bodyDiv w:val="1"/>
      <w:marLeft w:val="0"/>
      <w:marRight w:val="0"/>
      <w:marTop w:val="0"/>
      <w:marBottom w:val="0"/>
      <w:divBdr>
        <w:top w:val="none" w:sz="0" w:space="0" w:color="auto"/>
        <w:left w:val="none" w:sz="0" w:space="0" w:color="auto"/>
        <w:bottom w:val="none" w:sz="0" w:space="0" w:color="auto"/>
        <w:right w:val="none" w:sz="0" w:space="0" w:color="auto"/>
      </w:divBdr>
    </w:div>
    <w:div w:id="534973669">
      <w:bodyDiv w:val="1"/>
      <w:marLeft w:val="0"/>
      <w:marRight w:val="0"/>
      <w:marTop w:val="0"/>
      <w:marBottom w:val="0"/>
      <w:divBdr>
        <w:top w:val="none" w:sz="0" w:space="0" w:color="auto"/>
        <w:left w:val="none" w:sz="0" w:space="0" w:color="auto"/>
        <w:bottom w:val="none" w:sz="0" w:space="0" w:color="auto"/>
        <w:right w:val="none" w:sz="0" w:space="0" w:color="auto"/>
      </w:divBdr>
    </w:div>
    <w:div w:id="537816822">
      <w:bodyDiv w:val="1"/>
      <w:marLeft w:val="0"/>
      <w:marRight w:val="0"/>
      <w:marTop w:val="0"/>
      <w:marBottom w:val="0"/>
      <w:divBdr>
        <w:top w:val="none" w:sz="0" w:space="0" w:color="auto"/>
        <w:left w:val="none" w:sz="0" w:space="0" w:color="auto"/>
        <w:bottom w:val="none" w:sz="0" w:space="0" w:color="auto"/>
        <w:right w:val="none" w:sz="0" w:space="0" w:color="auto"/>
      </w:divBdr>
    </w:div>
    <w:div w:id="538780300">
      <w:bodyDiv w:val="1"/>
      <w:marLeft w:val="0"/>
      <w:marRight w:val="0"/>
      <w:marTop w:val="0"/>
      <w:marBottom w:val="0"/>
      <w:divBdr>
        <w:top w:val="none" w:sz="0" w:space="0" w:color="auto"/>
        <w:left w:val="none" w:sz="0" w:space="0" w:color="auto"/>
        <w:bottom w:val="none" w:sz="0" w:space="0" w:color="auto"/>
        <w:right w:val="none" w:sz="0" w:space="0" w:color="auto"/>
      </w:divBdr>
    </w:div>
    <w:div w:id="539165612">
      <w:bodyDiv w:val="1"/>
      <w:marLeft w:val="0"/>
      <w:marRight w:val="0"/>
      <w:marTop w:val="0"/>
      <w:marBottom w:val="0"/>
      <w:divBdr>
        <w:top w:val="none" w:sz="0" w:space="0" w:color="auto"/>
        <w:left w:val="none" w:sz="0" w:space="0" w:color="auto"/>
        <w:bottom w:val="none" w:sz="0" w:space="0" w:color="auto"/>
        <w:right w:val="none" w:sz="0" w:space="0" w:color="auto"/>
      </w:divBdr>
    </w:div>
    <w:div w:id="539439377">
      <w:bodyDiv w:val="1"/>
      <w:marLeft w:val="0"/>
      <w:marRight w:val="0"/>
      <w:marTop w:val="0"/>
      <w:marBottom w:val="0"/>
      <w:divBdr>
        <w:top w:val="none" w:sz="0" w:space="0" w:color="auto"/>
        <w:left w:val="none" w:sz="0" w:space="0" w:color="auto"/>
        <w:bottom w:val="none" w:sz="0" w:space="0" w:color="auto"/>
        <w:right w:val="none" w:sz="0" w:space="0" w:color="auto"/>
      </w:divBdr>
    </w:div>
    <w:div w:id="540440281">
      <w:bodyDiv w:val="1"/>
      <w:marLeft w:val="0"/>
      <w:marRight w:val="0"/>
      <w:marTop w:val="0"/>
      <w:marBottom w:val="0"/>
      <w:divBdr>
        <w:top w:val="none" w:sz="0" w:space="0" w:color="auto"/>
        <w:left w:val="none" w:sz="0" w:space="0" w:color="auto"/>
        <w:bottom w:val="none" w:sz="0" w:space="0" w:color="auto"/>
        <w:right w:val="none" w:sz="0" w:space="0" w:color="auto"/>
      </w:divBdr>
    </w:div>
    <w:div w:id="543295077">
      <w:bodyDiv w:val="1"/>
      <w:marLeft w:val="0"/>
      <w:marRight w:val="0"/>
      <w:marTop w:val="0"/>
      <w:marBottom w:val="0"/>
      <w:divBdr>
        <w:top w:val="none" w:sz="0" w:space="0" w:color="auto"/>
        <w:left w:val="none" w:sz="0" w:space="0" w:color="auto"/>
        <w:bottom w:val="none" w:sz="0" w:space="0" w:color="auto"/>
        <w:right w:val="none" w:sz="0" w:space="0" w:color="auto"/>
      </w:divBdr>
    </w:div>
    <w:div w:id="543520888">
      <w:bodyDiv w:val="1"/>
      <w:marLeft w:val="0"/>
      <w:marRight w:val="0"/>
      <w:marTop w:val="0"/>
      <w:marBottom w:val="0"/>
      <w:divBdr>
        <w:top w:val="none" w:sz="0" w:space="0" w:color="auto"/>
        <w:left w:val="none" w:sz="0" w:space="0" w:color="auto"/>
        <w:bottom w:val="none" w:sz="0" w:space="0" w:color="auto"/>
        <w:right w:val="none" w:sz="0" w:space="0" w:color="auto"/>
      </w:divBdr>
    </w:div>
    <w:div w:id="546182128">
      <w:bodyDiv w:val="1"/>
      <w:marLeft w:val="0"/>
      <w:marRight w:val="0"/>
      <w:marTop w:val="0"/>
      <w:marBottom w:val="0"/>
      <w:divBdr>
        <w:top w:val="none" w:sz="0" w:space="0" w:color="auto"/>
        <w:left w:val="none" w:sz="0" w:space="0" w:color="auto"/>
        <w:bottom w:val="none" w:sz="0" w:space="0" w:color="auto"/>
        <w:right w:val="none" w:sz="0" w:space="0" w:color="auto"/>
      </w:divBdr>
    </w:div>
    <w:div w:id="546722946">
      <w:bodyDiv w:val="1"/>
      <w:marLeft w:val="0"/>
      <w:marRight w:val="0"/>
      <w:marTop w:val="0"/>
      <w:marBottom w:val="0"/>
      <w:divBdr>
        <w:top w:val="none" w:sz="0" w:space="0" w:color="auto"/>
        <w:left w:val="none" w:sz="0" w:space="0" w:color="auto"/>
        <w:bottom w:val="none" w:sz="0" w:space="0" w:color="auto"/>
        <w:right w:val="none" w:sz="0" w:space="0" w:color="auto"/>
      </w:divBdr>
    </w:div>
    <w:div w:id="546989054">
      <w:bodyDiv w:val="1"/>
      <w:marLeft w:val="0"/>
      <w:marRight w:val="0"/>
      <w:marTop w:val="0"/>
      <w:marBottom w:val="0"/>
      <w:divBdr>
        <w:top w:val="none" w:sz="0" w:space="0" w:color="auto"/>
        <w:left w:val="none" w:sz="0" w:space="0" w:color="auto"/>
        <w:bottom w:val="none" w:sz="0" w:space="0" w:color="auto"/>
        <w:right w:val="none" w:sz="0" w:space="0" w:color="auto"/>
      </w:divBdr>
    </w:div>
    <w:div w:id="547574237">
      <w:bodyDiv w:val="1"/>
      <w:marLeft w:val="0"/>
      <w:marRight w:val="0"/>
      <w:marTop w:val="0"/>
      <w:marBottom w:val="0"/>
      <w:divBdr>
        <w:top w:val="none" w:sz="0" w:space="0" w:color="auto"/>
        <w:left w:val="none" w:sz="0" w:space="0" w:color="auto"/>
        <w:bottom w:val="none" w:sz="0" w:space="0" w:color="auto"/>
        <w:right w:val="none" w:sz="0" w:space="0" w:color="auto"/>
      </w:divBdr>
    </w:div>
    <w:div w:id="551771324">
      <w:bodyDiv w:val="1"/>
      <w:marLeft w:val="0"/>
      <w:marRight w:val="0"/>
      <w:marTop w:val="0"/>
      <w:marBottom w:val="0"/>
      <w:divBdr>
        <w:top w:val="none" w:sz="0" w:space="0" w:color="auto"/>
        <w:left w:val="none" w:sz="0" w:space="0" w:color="auto"/>
        <w:bottom w:val="none" w:sz="0" w:space="0" w:color="auto"/>
        <w:right w:val="none" w:sz="0" w:space="0" w:color="auto"/>
      </w:divBdr>
    </w:div>
    <w:div w:id="552472078">
      <w:bodyDiv w:val="1"/>
      <w:marLeft w:val="0"/>
      <w:marRight w:val="0"/>
      <w:marTop w:val="0"/>
      <w:marBottom w:val="0"/>
      <w:divBdr>
        <w:top w:val="none" w:sz="0" w:space="0" w:color="auto"/>
        <w:left w:val="none" w:sz="0" w:space="0" w:color="auto"/>
        <w:bottom w:val="none" w:sz="0" w:space="0" w:color="auto"/>
        <w:right w:val="none" w:sz="0" w:space="0" w:color="auto"/>
      </w:divBdr>
    </w:div>
    <w:div w:id="552665521">
      <w:bodyDiv w:val="1"/>
      <w:marLeft w:val="0"/>
      <w:marRight w:val="0"/>
      <w:marTop w:val="0"/>
      <w:marBottom w:val="0"/>
      <w:divBdr>
        <w:top w:val="none" w:sz="0" w:space="0" w:color="auto"/>
        <w:left w:val="none" w:sz="0" w:space="0" w:color="auto"/>
        <w:bottom w:val="none" w:sz="0" w:space="0" w:color="auto"/>
        <w:right w:val="none" w:sz="0" w:space="0" w:color="auto"/>
      </w:divBdr>
    </w:div>
    <w:div w:id="556210077">
      <w:bodyDiv w:val="1"/>
      <w:marLeft w:val="0"/>
      <w:marRight w:val="0"/>
      <w:marTop w:val="0"/>
      <w:marBottom w:val="0"/>
      <w:divBdr>
        <w:top w:val="none" w:sz="0" w:space="0" w:color="auto"/>
        <w:left w:val="none" w:sz="0" w:space="0" w:color="auto"/>
        <w:bottom w:val="none" w:sz="0" w:space="0" w:color="auto"/>
        <w:right w:val="none" w:sz="0" w:space="0" w:color="auto"/>
      </w:divBdr>
    </w:div>
    <w:div w:id="556480021">
      <w:bodyDiv w:val="1"/>
      <w:marLeft w:val="0"/>
      <w:marRight w:val="0"/>
      <w:marTop w:val="0"/>
      <w:marBottom w:val="0"/>
      <w:divBdr>
        <w:top w:val="none" w:sz="0" w:space="0" w:color="auto"/>
        <w:left w:val="none" w:sz="0" w:space="0" w:color="auto"/>
        <w:bottom w:val="none" w:sz="0" w:space="0" w:color="auto"/>
        <w:right w:val="none" w:sz="0" w:space="0" w:color="auto"/>
      </w:divBdr>
    </w:div>
    <w:div w:id="557326255">
      <w:bodyDiv w:val="1"/>
      <w:marLeft w:val="0"/>
      <w:marRight w:val="0"/>
      <w:marTop w:val="0"/>
      <w:marBottom w:val="0"/>
      <w:divBdr>
        <w:top w:val="none" w:sz="0" w:space="0" w:color="auto"/>
        <w:left w:val="none" w:sz="0" w:space="0" w:color="auto"/>
        <w:bottom w:val="none" w:sz="0" w:space="0" w:color="auto"/>
        <w:right w:val="none" w:sz="0" w:space="0" w:color="auto"/>
      </w:divBdr>
    </w:div>
    <w:div w:id="558899662">
      <w:bodyDiv w:val="1"/>
      <w:marLeft w:val="0"/>
      <w:marRight w:val="0"/>
      <w:marTop w:val="0"/>
      <w:marBottom w:val="0"/>
      <w:divBdr>
        <w:top w:val="none" w:sz="0" w:space="0" w:color="auto"/>
        <w:left w:val="none" w:sz="0" w:space="0" w:color="auto"/>
        <w:bottom w:val="none" w:sz="0" w:space="0" w:color="auto"/>
        <w:right w:val="none" w:sz="0" w:space="0" w:color="auto"/>
      </w:divBdr>
    </w:div>
    <w:div w:id="558904965">
      <w:bodyDiv w:val="1"/>
      <w:marLeft w:val="0"/>
      <w:marRight w:val="0"/>
      <w:marTop w:val="0"/>
      <w:marBottom w:val="0"/>
      <w:divBdr>
        <w:top w:val="none" w:sz="0" w:space="0" w:color="auto"/>
        <w:left w:val="none" w:sz="0" w:space="0" w:color="auto"/>
        <w:bottom w:val="none" w:sz="0" w:space="0" w:color="auto"/>
        <w:right w:val="none" w:sz="0" w:space="0" w:color="auto"/>
      </w:divBdr>
    </w:div>
    <w:div w:id="558979477">
      <w:bodyDiv w:val="1"/>
      <w:marLeft w:val="0"/>
      <w:marRight w:val="0"/>
      <w:marTop w:val="0"/>
      <w:marBottom w:val="0"/>
      <w:divBdr>
        <w:top w:val="none" w:sz="0" w:space="0" w:color="auto"/>
        <w:left w:val="none" w:sz="0" w:space="0" w:color="auto"/>
        <w:bottom w:val="none" w:sz="0" w:space="0" w:color="auto"/>
        <w:right w:val="none" w:sz="0" w:space="0" w:color="auto"/>
      </w:divBdr>
    </w:div>
    <w:div w:id="560360654">
      <w:bodyDiv w:val="1"/>
      <w:marLeft w:val="0"/>
      <w:marRight w:val="0"/>
      <w:marTop w:val="0"/>
      <w:marBottom w:val="0"/>
      <w:divBdr>
        <w:top w:val="none" w:sz="0" w:space="0" w:color="auto"/>
        <w:left w:val="none" w:sz="0" w:space="0" w:color="auto"/>
        <w:bottom w:val="none" w:sz="0" w:space="0" w:color="auto"/>
        <w:right w:val="none" w:sz="0" w:space="0" w:color="auto"/>
      </w:divBdr>
    </w:div>
    <w:div w:id="560752567">
      <w:bodyDiv w:val="1"/>
      <w:marLeft w:val="0"/>
      <w:marRight w:val="0"/>
      <w:marTop w:val="0"/>
      <w:marBottom w:val="0"/>
      <w:divBdr>
        <w:top w:val="none" w:sz="0" w:space="0" w:color="auto"/>
        <w:left w:val="none" w:sz="0" w:space="0" w:color="auto"/>
        <w:bottom w:val="none" w:sz="0" w:space="0" w:color="auto"/>
        <w:right w:val="none" w:sz="0" w:space="0" w:color="auto"/>
      </w:divBdr>
    </w:div>
    <w:div w:id="562059352">
      <w:bodyDiv w:val="1"/>
      <w:marLeft w:val="0"/>
      <w:marRight w:val="0"/>
      <w:marTop w:val="0"/>
      <w:marBottom w:val="0"/>
      <w:divBdr>
        <w:top w:val="none" w:sz="0" w:space="0" w:color="auto"/>
        <w:left w:val="none" w:sz="0" w:space="0" w:color="auto"/>
        <w:bottom w:val="none" w:sz="0" w:space="0" w:color="auto"/>
        <w:right w:val="none" w:sz="0" w:space="0" w:color="auto"/>
      </w:divBdr>
    </w:div>
    <w:div w:id="563685220">
      <w:bodyDiv w:val="1"/>
      <w:marLeft w:val="0"/>
      <w:marRight w:val="0"/>
      <w:marTop w:val="0"/>
      <w:marBottom w:val="0"/>
      <w:divBdr>
        <w:top w:val="none" w:sz="0" w:space="0" w:color="auto"/>
        <w:left w:val="none" w:sz="0" w:space="0" w:color="auto"/>
        <w:bottom w:val="none" w:sz="0" w:space="0" w:color="auto"/>
        <w:right w:val="none" w:sz="0" w:space="0" w:color="auto"/>
      </w:divBdr>
    </w:div>
    <w:div w:id="565144666">
      <w:bodyDiv w:val="1"/>
      <w:marLeft w:val="0"/>
      <w:marRight w:val="0"/>
      <w:marTop w:val="0"/>
      <w:marBottom w:val="0"/>
      <w:divBdr>
        <w:top w:val="none" w:sz="0" w:space="0" w:color="auto"/>
        <w:left w:val="none" w:sz="0" w:space="0" w:color="auto"/>
        <w:bottom w:val="none" w:sz="0" w:space="0" w:color="auto"/>
        <w:right w:val="none" w:sz="0" w:space="0" w:color="auto"/>
      </w:divBdr>
    </w:div>
    <w:div w:id="566494641">
      <w:bodyDiv w:val="1"/>
      <w:marLeft w:val="0"/>
      <w:marRight w:val="0"/>
      <w:marTop w:val="0"/>
      <w:marBottom w:val="0"/>
      <w:divBdr>
        <w:top w:val="none" w:sz="0" w:space="0" w:color="auto"/>
        <w:left w:val="none" w:sz="0" w:space="0" w:color="auto"/>
        <w:bottom w:val="none" w:sz="0" w:space="0" w:color="auto"/>
        <w:right w:val="none" w:sz="0" w:space="0" w:color="auto"/>
      </w:divBdr>
    </w:div>
    <w:div w:id="568030525">
      <w:bodyDiv w:val="1"/>
      <w:marLeft w:val="0"/>
      <w:marRight w:val="0"/>
      <w:marTop w:val="0"/>
      <w:marBottom w:val="0"/>
      <w:divBdr>
        <w:top w:val="none" w:sz="0" w:space="0" w:color="auto"/>
        <w:left w:val="none" w:sz="0" w:space="0" w:color="auto"/>
        <w:bottom w:val="none" w:sz="0" w:space="0" w:color="auto"/>
        <w:right w:val="none" w:sz="0" w:space="0" w:color="auto"/>
      </w:divBdr>
    </w:div>
    <w:div w:id="568921476">
      <w:bodyDiv w:val="1"/>
      <w:marLeft w:val="0"/>
      <w:marRight w:val="0"/>
      <w:marTop w:val="0"/>
      <w:marBottom w:val="0"/>
      <w:divBdr>
        <w:top w:val="none" w:sz="0" w:space="0" w:color="auto"/>
        <w:left w:val="none" w:sz="0" w:space="0" w:color="auto"/>
        <w:bottom w:val="none" w:sz="0" w:space="0" w:color="auto"/>
        <w:right w:val="none" w:sz="0" w:space="0" w:color="auto"/>
      </w:divBdr>
    </w:div>
    <w:div w:id="574709142">
      <w:bodyDiv w:val="1"/>
      <w:marLeft w:val="0"/>
      <w:marRight w:val="0"/>
      <w:marTop w:val="0"/>
      <w:marBottom w:val="0"/>
      <w:divBdr>
        <w:top w:val="none" w:sz="0" w:space="0" w:color="auto"/>
        <w:left w:val="none" w:sz="0" w:space="0" w:color="auto"/>
        <w:bottom w:val="none" w:sz="0" w:space="0" w:color="auto"/>
        <w:right w:val="none" w:sz="0" w:space="0" w:color="auto"/>
      </w:divBdr>
    </w:div>
    <w:div w:id="575481866">
      <w:bodyDiv w:val="1"/>
      <w:marLeft w:val="0"/>
      <w:marRight w:val="0"/>
      <w:marTop w:val="0"/>
      <w:marBottom w:val="0"/>
      <w:divBdr>
        <w:top w:val="none" w:sz="0" w:space="0" w:color="auto"/>
        <w:left w:val="none" w:sz="0" w:space="0" w:color="auto"/>
        <w:bottom w:val="none" w:sz="0" w:space="0" w:color="auto"/>
        <w:right w:val="none" w:sz="0" w:space="0" w:color="auto"/>
      </w:divBdr>
    </w:div>
    <w:div w:id="576090307">
      <w:bodyDiv w:val="1"/>
      <w:marLeft w:val="0"/>
      <w:marRight w:val="0"/>
      <w:marTop w:val="0"/>
      <w:marBottom w:val="0"/>
      <w:divBdr>
        <w:top w:val="none" w:sz="0" w:space="0" w:color="auto"/>
        <w:left w:val="none" w:sz="0" w:space="0" w:color="auto"/>
        <w:bottom w:val="none" w:sz="0" w:space="0" w:color="auto"/>
        <w:right w:val="none" w:sz="0" w:space="0" w:color="auto"/>
      </w:divBdr>
    </w:div>
    <w:div w:id="578445180">
      <w:bodyDiv w:val="1"/>
      <w:marLeft w:val="0"/>
      <w:marRight w:val="0"/>
      <w:marTop w:val="0"/>
      <w:marBottom w:val="0"/>
      <w:divBdr>
        <w:top w:val="none" w:sz="0" w:space="0" w:color="auto"/>
        <w:left w:val="none" w:sz="0" w:space="0" w:color="auto"/>
        <w:bottom w:val="none" w:sz="0" w:space="0" w:color="auto"/>
        <w:right w:val="none" w:sz="0" w:space="0" w:color="auto"/>
      </w:divBdr>
    </w:div>
    <w:div w:id="578562580">
      <w:bodyDiv w:val="1"/>
      <w:marLeft w:val="0"/>
      <w:marRight w:val="0"/>
      <w:marTop w:val="0"/>
      <w:marBottom w:val="0"/>
      <w:divBdr>
        <w:top w:val="none" w:sz="0" w:space="0" w:color="auto"/>
        <w:left w:val="none" w:sz="0" w:space="0" w:color="auto"/>
        <w:bottom w:val="none" w:sz="0" w:space="0" w:color="auto"/>
        <w:right w:val="none" w:sz="0" w:space="0" w:color="auto"/>
      </w:divBdr>
    </w:div>
    <w:div w:id="579364255">
      <w:bodyDiv w:val="1"/>
      <w:marLeft w:val="0"/>
      <w:marRight w:val="0"/>
      <w:marTop w:val="0"/>
      <w:marBottom w:val="0"/>
      <w:divBdr>
        <w:top w:val="none" w:sz="0" w:space="0" w:color="auto"/>
        <w:left w:val="none" w:sz="0" w:space="0" w:color="auto"/>
        <w:bottom w:val="none" w:sz="0" w:space="0" w:color="auto"/>
        <w:right w:val="none" w:sz="0" w:space="0" w:color="auto"/>
      </w:divBdr>
    </w:div>
    <w:div w:id="581642786">
      <w:bodyDiv w:val="1"/>
      <w:marLeft w:val="0"/>
      <w:marRight w:val="0"/>
      <w:marTop w:val="0"/>
      <w:marBottom w:val="0"/>
      <w:divBdr>
        <w:top w:val="none" w:sz="0" w:space="0" w:color="auto"/>
        <w:left w:val="none" w:sz="0" w:space="0" w:color="auto"/>
        <w:bottom w:val="none" w:sz="0" w:space="0" w:color="auto"/>
        <w:right w:val="none" w:sz="0" w:space="0" w:color="auto"/>
      </w:divBdr>
    </w:div>
    <w:div w:id="581910901">
      <w:bodyDiv w:val="1"/>
      <w:marLeft w:val="0"/>
      <w:marRight w:val="0"/>
      <w:marTop w:val="0"/>
      <w:marBottom w:val="0"/>
      <w:divBdr>
        <w:top w:val="none" w:sz="0" w:space="0" w:color="auto"/>
        <w:left w:val="none" w:sz="0" w:space="0" w:color="auto"/>
        <w:bottom w:val="none" w:sz="0" w:space="0" w:color="auto"/>
        <w:right w:val="none" w:sz="0" w:space="0" w:color="auto"/>
      </w:divBdr>
    </w:div>
    <w:div w:id="581914521">
      <w:bodyDiv w:val="1"/>
      <w:marLeft w:val="0"/>
      <w:marRight w:val="0"/>
      <w:marTop w:val="0"/>
      <w:marBottom w:val="0"/>
      <w:divBdr>
        <w:top w:val="none" w:sz="0" w:space="0" w:color="auto"/>
        <w:left w:val="none" w:sz="0" w:space="0" w:color="auto"/>
        <w:bottom w:val="none" w:sz="0" w:space="0" w:color="auto"/>
        <w:right w:val="none" w:sz="0" w:space="0" w:color="auto"/>
      </w:divBdr>
    </w:div>
    <w:div w:id="582489395">
      <w:bodyDiv w:val="1"/>
      <w:marLeft w:val="0"/>
      <w:marRight w:val="0"/>
      <w:marTop w:val="0"/>
      <w:marBottom w:val="0"/>
      <w:divBdr>
        <w:top w:val="none" w:sz="0" w:space="0" w:color="auto"/>
        <w:left w:val="none" w:sz="0" w:space="0" w:color="auto"/>
        <w:bottom w:val="none" w:sz="0" w:space="0" w:color="auto"/>
        <w:right w:val="none" w:sz="0" w:space="0" w:color="auto"/>
      </w:divBdr>
    </w:div>
    <w:div w:id="583800085">
      <w:bodyDiv w:val="1"/>
      <w:marLeft w:val="0"/>
      <w:marRight w:val="0"/>
      <w:marTop w:val="0"/>
      <w:marBottom w:val="0"/>
      <w:divBdr>
        <w:top w:val="none" w:sz="0" w:space="0" w:color="auto"/>
        <w:left w:val="none" w:sz="0" w:space="0" w:color="auto"/>
        <w:bottom w:val="none" w:sz="0" w:space="0" w:color="auto"/>
        <w:right w:val="none" w:sz="0" w:space="0" w:color="auto"/>
      </w:divBdr>
    </w:div>
    <w:div w:id="583808216">
      <w:bodyDiv w:val="1"/>
      <w:marLeft w:val="0"/>
      <w:marRight w:val="0"/>
      <w:marTop w:val="0"/>
      <w:marBottom w:val="0"/>
      <w:divBdr>
        <w:top w:val="none" w:sz="0" w:space="0" w:color="auto"/>
        <w:left w:val="none" w:sz="0" w:space="0" w:color="auto"/>
        <w:bottom w:val="none" w:sz="0" w:space="0" w:color="auto"/>
        <w:right w:val="none" w:sz="0" w:space="0" w:color="auto"/>
      </w:divBdr>
    </w:div>
    <w:div w:id="583882305">
      <w:bodyDiv w:val="1"/>
      <w:marLeft w:val="0"/>
      <w:marRight w:val="0"/>
      <w:marTop w:val="0"/>
      <w:marBottom w:val="0"/>
      <w:divBdr>
        <w:top w:val="none" w:sz="0" w:space="0" w:color="auto"/>
        <w:left w:val="none" w:sz="0" w:space="0" w:color="auto"/>
        <w:bottom w:val="none" w:sz="0" w:space="0" w:color="auto"/>
        <w:right w:val="none" w:sz="0" w:space="0" w:color="auto"/>
      </w:divBdr>
    </w:div>
    <w:div w:id="583925937">
      <w:bodyDiv w:val="1"/>
      <w:marLeft w:val="0"/>
      <w:marRight w:val="0"/>
      <w:marTop w:val="0"/>
      <w:marBottom w:val="0"/>
      <w:divBdr>
        <w:top w:val="none" w:sz="0" w:space="0" w:color="auto"/>
        <w:left w:val="none" w:sz="0" w:space="0" w:color="auto"/>
        <w:bottom w:val="none" w:sz="0" w:space="0" w:color="auto"/>
        <w:right w:val="none" w:sz="0" w:space="0" w:color="auto"/>
      </w:divBdr>
    </w:div>
    <w:div w:id="592014956">
      <w:bodyDiv w:val="1"/>
      <w:marLeft w:val="0"/>
      <w:marRight w:val="0"/>
      <w:marTop w:val="0"/>
      <w:marBottom w:val="0"/>
      <w:divBdr>
        <w:top w:val="none" w:sz="0" w:space="0" w:color="auto"/>
        <w:left w:val="none" w:sz="0" w:space="0" w:color="auto"/>
        <w:bottom w:val="none" w:sz="0" w:space="0" w:color="auto"/>
        <w:right w:val="none" w:sz="0" w:space="0" w:color="auto"/>
      </w:divBdr>
    </w:div>
    <w:div w:id="594437214">
      <w:bodyDiv w:val="1"/>
      <w:marLeft w:val="0"/>
      <w:marRight w:val="0"/>
      <w:marTop w:val="0"/>
      <w:marBottom w:val="0"/>
      <w:divBdr>
        <w:top w:val="none" w:sz="0" w:space="0" w:color="auto"/>
        <w:left w:val="none" w:sz="0" w:space="0" w:color="auto"/>
        <w:bottom w:val="none" w:sz="0" w:space="0" w:color="auto"/>
        <w:right w:val="none" w:sz="0" w:space="0" w:color="auto"/>
      </w:divBdr>
    </w:div>
    <w:div w:id="595407248">
      <w:bodyDiv w:val="1"/>
      <w:marLeft w:val="0"/>
      <w:marRight w:val="0"/>
      <w:marTop w:val="0"/>
      <w:marBottom w:val="0"/>
      <w:divBdr>
        <w:top w:val="none" w:sz="0" w:space="0" w:color="auto"/>
        <w:left w:val="none" w:sz="0" w:space="0" w:color="auto"/>
        <w:bottom w:val="none" w:sz="0" w:space="0" w:color="auto"/>
        <w:right w:val="none" w:sz="0" w:space="0" w:color="auto"/>
      </w:divBdr>
    </w:div>
    <w:div w:id="596444620">
      <w:bodyDiv w:val="1"/>
      <w:marLeft w:val="0"/>
      <w:marRight w:val="0"/>
      <w:marTop w:val="0"/>
      <w:marBottom w:val="0"/>
      <w:divBdr>
        <w:top w:val="none" w:sz="0" w:space="0" w:color="auto"/>
        <w:left w:val="none" w:sz="0" w:space="0" w:color="auto"/>
        <w:bottom w:val="none" w:sz="0" w:space="0" w:color="auto"/>
        <w:right w:val="none" w:sz="0" w:space="0" w:color="auto"/>
      </w:divBdr>
    </w:div>
    <w:div w:id="597834656">
      <w:bodyDiv w:val="1"/>
      <w:marLeft w:val="0"/>
      <w:marRight w:val="0"/>
      <w:marTop w:val="0"/>
      <w:marBottom w:val="0"/>
      <w:divBdr>
        <w:top w:val="none" w:sz="0" w:space="0" w:color="auto"/>
        <w:left w:val="none" w:sz="0" w:space="0" w:color="auto"/>
        <w:bottom w:val="none" w:sz="0" w:space="0" w:color="auto"/>
        <w:right w:val="none" w:sz="0" w:space="0" w:color="auto"/>
      </w:divBdr>
    </w:div>
    <w:div w:id="601692919">
      <w:bodyDiv w:val="1"/>
      <w:marLeft w:val="0"/>
      <w:marRight w:val="0"/>
      <w:marTop w:val="0"/>
      <w:marBottom w:val="0"/>
      <w:divBdr>
        <w:top w:val="none" w:sz="0" w:space="0" w:color="auto"/>
        <w:left w:val="none" w:sz="0" w:space="0" w:color="auto"/>
        <w:bottom w:val="none" w:sz="0" w:space="0" w:color="auto"/>
        <w:right w:val="none" w:sz="0" w:space="0" w:color="auto"/>
      </w:divBdr>
    </w:div>
    <w:div w:id="603414809">
      <w:bodyDiv w:val="1"/>
      <w:marLeft w:val="0"/>
      <w:marRight w:val="0"/>
      <w:marTop w:val="0"/>
      <w:marBottom w:val="0"/>
      <w:divBdr>
        <w:top w:val="none" w:sz="0" w:space="0" w:color="auto"/>
        <w:left w:val="none" w:sz="0" w:space="0" w:color="auto"/>
        <w:bottom w:val="none" w:sz="0" w:space="0" w:color="auto"/>
        <w:right w:val="none" w:sz="0" w:space="0" w:color="auto"/>
      </w:divBdr>
    </w:div>
    <w:div w:id="604770055">
      <w:bodyDiv w:val="1"/>
      <w:marLeft w:val="0"/>
      <w:marRight w:val="0"/>
      <w:marTop w:val="0"/>
      <w:marBottom w:val="0"/>
      <w:divBdr>
        <w:top w:val="none" w:sz="0" w:space="0" w:color="auto"/>
        <w:left w:val="none" w:sz="0" w:space="0" w:color="auto"/>
        <w:bottom w:val="none" w:sz="0" w:space="0" w:color="auto"/>
        <w:right w:val="none" w:sz="0" w:space="0" w:color="auto"/>
      </w:divBdr>
    </w:div>
    <w:div w:id="605233799">
      <w:bodyDiv w:val="1"/>
      <w:marLeft w:val="0"/>
      <w:marRight w:val="0"/>
      <w:marTop w:val="0"/>
      <w:marBottom w:val="0"/>
      <w:divBdr>
        <w:top w:val="none" w:sz="0" w:space="0" w:color="auto"/>
        <w:left w:val="none" w:sz="0" w:space="0" w:color="auto"/>
        <w:bottom w:val="none" w:sz="0" w:space="0" w:color="auto"/>
        <w:right w:val="none" w:sz="0" w:space="0" w:color="auto"/>
      </w:divBdr>
    </w:div>
    <w:div w:id="607467893">
      <w:bodyDiv w:val="1"/>
      <w:marLeft w:val="0"/>
      <w:marRight w:val="0"/>
      <w:marTop w:val="0"/>
      <w:marBottom w:val="0"/>
      <w:divBdr>
        <w:top w:val="none" w:sz="0" w:space="0" w:color="auto"/>
        <w:left w:val="none" w:sz="0" w:space="0" w:color="auto"/>
        <w:bottom w:val="none" w:sz="0" w:space="0" w:color="auto"/>
        <w:right w:val="none" w:sz="0" w:space="0" w:color="auto"/>
      </w:divBdr>
    </w:div>
    <w:div w:id="610628778">
      <w:bodyDiv w:val="1"/>
      <w:marLeft w:val="0"/>
      <w:marRight w:val="0"/>
      <w:marTop w:val="0"/>
      <w:marBottom w:val="0"/>
      <w:divBdr>
        <w:top w:val="none" w:sz="0" w:space="0" w:color="auto"/>
        <w:left w:val="none" w:sz="0" w:space="0" w:color="auto"/>
        <w:bottom w:val="none" w:sz="0" w:space="0" w:color="auto"/>
        <w:right w:val="none" w:sz="0" w:space="0" w:color="auto"/>
      </w:divBdr>
    </w:div>
    <w:div w:id="611860891">
      <w:bodyDiv w:val="1"/>
      <w:marLeft w:val="0"/>
      <w:marRight w:val="0"/>
      <w:marTop w:val="0"/>
      <w:marBottom w:val="0"/>
      <w:divBdr>
        <w:top w:val="none" w:sz="0" w:space="0" w:color="auto"/>
        <w:left w:val="none" w:sz="0" w:space="0" w:color="auto"/>
        <w:bottom w:val="none" w:sz="0" w:space="0" w:color="auto"/>
        <w:right w:val="none" w:sz="0" w:space="0" w:color="auto"/>
      </w:divBdr>
    </w:div>
    <w:div w:id="614598182">
      <w:bodyDiv w:val="1"/>
      <w:marLeft w:val="0"/>
      <w:marRight w:val="0"/>
      <w:marTop w:val="0"/>
      <w:marBottom w:val="0"/>
      <w:divBdr>
        <w:top w:val="none" w:sz="0" w:space="0" w:color="auto"/>
        <w:left w:val="none" w:sz="0" w:space="0" w:color="auto"/>
        <w:bottom w:val="none" w:sz="0" w:space="0" w:color="auto"/>
        <w:right w:val="none" w:sz="0" w:space="0" w:color="auto"/>
      </w:divBdr>
    </w:div>
    <w:div w:id="615529666">
      <w:bodyDiv w:val="1"/>
      <w:marLeft w:val="0"/>
      <w:marRight w:val="0"/>
      <w:marTop w:val="0"/>
      <w:marBottom w:val="0"/>
      <w:divBdr>
        <w:top w:val="none" w:sz="0" w:space="0" w:color="auto"/>
        <w:left w:val="none" w:sz="0" w:space="0" w:color="auto"/>
        <w:bottom w:val="none" w:sz="0" w:space="0" w:color="auto"/>
        <w:right w:val="none" w:sz="0" w:space="0" w:color="auto"/>
      </w:divBdr>
    </w:div>
    <w:div w:id="617758853">
      <w:bodyDiv w:val="1"/>
      <w:marLeft w:val="0"/>
      <w:marRight w:val="0"/>
      <w:marTop w:val="0"/>
      <w:marBottom w:val="0"/>
      <w:divBdr>
        <w:top w:val="none" w:sz="0" w:space="0" w:color="auto"/>
        <w:left w:val="none" w:sz="0" w:space="0" w:color="auto"/>
        <w:bottom w:val="none" w:sz="0" w:space="0" w:color="auto"/>
        <w:right w:val="none" w:sz="0" w:space="0" w:color="auto"/>
      </w:divBdr>
    </w:div>
    <w:div w:id="618877359">
      <w:bodyDiv w:val="1"/>
      <w:marLeft w:val="0"/>
      <w:marRight w:val="0"/>
      <w:marTop w:val="0"/>
      <w:marBottom w:val="0"/>
      <w:divBdr>
        <w:top w:val="none" w:sz="0" w:space="0" w:color="auto"/>
        <w:left w:val="none" w:sz="0" w:space="0" w:color="auto"/>
        <w:bottom w:val="none" w:sz="0" w:space="0" w:color="auto"/>
        <w:right w:val="none" w:sz="0" w:space="0" w:color="auto"/>
      </w:divBdr>
    </w:div>
    <w:div w:id="618922649">
      <w:bodyDiv w:val="1"/>
      <w:marLeft w:val="0"/>
      <w:marRight w:val="0"/>
      <w:marTop w:val="0"/>
      <w:marBottom w:val="0"/>
      <w:divBdr>
        <w:top w:val="none" w:sz="0" w:space="0" w:color="auto"/>
        <w:left w:val="none" w:sz="0" w:space="0" w:color="auto"/>
        <w:bottom w:val="none" w:sz="0" w:space="0" w:color="auto"/>
        <w:right w:val="none" w:sz="0" w:space="0" w:color="auto"/>
      </w:divBdr>
    </w:div>
    <w:div w:id="621303866">
      <w:bodyDiv w:val="1"/>
      <w:marLeft w:val="0"/>
      <w:marRight w:val="0"/>
      <w:marTop w:val="0"/>
      <w:marBottom w:val="0"/>
      <w:divBdr>
        <w:top w:val="none" w:sz="0" w:space="0" w:color="auto"/>
        <w:left w:val="none" w:sz="0" w:space="0" w:color="auto"/>
        <w:bottom w:val="none" w:sz="0" w:space="0" w:color="auto"/>
        <w:right w:val="none" w:sz="0" w:space="0" w:color="auto"/>
      </w:divBdr>
    </w:div>
    <w:div w:id="626396107">
      <w:bodyDiv w:val="1"/>
      <w:marLeft w:val="0"/>
      <w:marRight w:val="0"/>
      <w:marTop w:val="0"/>
      <w:marBottom w:val="0"/>
      <w:divBdr>
        <w:top w:val="none" w:sz="0" w:space="0" w:color="auto"/>
        <w:left w:val="none" w:sz="0" w:space="0" w:color="auto"/>
        <w:bottom w:val="none" w:sz="0" w:space="0" w:color="auto"/>
        <w:right w:val="none" w:sz="0" w:space="0" w:color="auto"/>
      </w:divBdr>
    </w:div>
    <w:div w:id="627396888">
      <w:bodyDiv w:val="1"/>
      <w:marLeft w:val="0"/>
      <w:marRight w:val="0"/>
      <w:marTop w:val="0"/>
      <w:marBottom w:val="0"/>
      <w:divBdr>
        <w:top w:val="none" w:sz="0" w:space="0" w:color="auto"/>
        <w:left w:val="none" w:sz="0" w:space="0" w:color="auto"/>
        <w:bottom w:val="none" w:sz="0" w:space="0" w:color="auto"/>
        <w:right w:val="none" w:sz="0" w:space="0" w:color="auto"/>
      </w:divBdr>
    </w:div>
    <w:div w:id="628172648">
      <w:bodyDiv w:val="1"/>
      <w:marLeft w:val="0"/>
      <w:marRight w:val="0"/>
      <w:marTop w:val="0"/>
      <w:marBottom w:val="0"/>
      <w:divBdr>
        <w:top w:val="none" w:sz="0" w:space="0" w:color="auto"/>
        <w:left w:val="none" w:sz="0" w:space="0" w:color="auto"/>
        <w:bottom w:val="none" w:sz="0" w:space="0" w:color="auto"/>
        <w:right w:val="none" w:sz="0" w:space="0" w:color="auto"/>
      </w:divBdr>
    </w:div>
    <w:div w:id="632566991">
      <w:bodyDiv w:val="1"/>
      <w:marLeft w:val="0"/>
      <w:marRight w:val="0"/>
      <w:marTop w:val="0"/>
      <w:marBottom w:val="0"/>
      <w:divBdr>
        <w:top w:val="none" w:sz="0" w:space="0" w:color="auto"/>
        <w:left w:val="none" w:sz="0" w:space="0" w:color="auto"/>
        <w:bottom w:val="none" w:sz="0" w:space="0" w:color="auto"/>
        <w:right w:val="none" w:sz="0" w:space="0" w:color="auto"/>
      </w:divBdr>
    </w:div>
    <w:div w:id="633022667">
      <w:bodyDiv w:val="1"/>
      <w:marLeft w:val="0"/>
      <w:marRight w:val="0"/>
      <w:marTop w:val="0"/>
      <w:marBottom w:val="0"/>
      <w:divBdr>
        <w:top w:val="none" w:sz="0" w:space="0" w:color="auto"/>
        <w:left w:val="none" w:sz="0" w:space="0" w:color="auto"/>
        <w:bottom w:val="none" w:sz="0" w:space="0" w:color="auto"/>
        <w:right w:val="none" w:sz="0" w:space="0" w:color="auto"/>
      </w:divBdr>
    </w:div>
    <w:div w:id="633871125">
      <w:bodyDiv w:val="1"/>
      <w:marLeft w:val="0"/>
      <w:marRight w:val="0"/>
      <w:marTop w:val="0"/>
      <w:marBottom w:val="0"/>
      <w:divBdr>
        <w:top w:val="none" w:sz="0" w:space="0" w:color="auto"/>
        <w:left w:val="none" w:sz="0" w:space="0" w:color="auto"/>
        <w:bottom w:val="none" w:sz="0" w:space="0" w:color="auto"/>
        <w:right w:val="none" w:sz="0" w:space="0" w:color="auto"/>
      </w:divBdr>
    </w:div>
    <w:div w:id="634219574">
      <w:bodyDiv w:val="1"/>
      <w:marLeft w:val="0"/>
      <w:marRight w:val="0"/>
      <w:marTop w:val="0"/>
      <w:marBottom w:val="0"/>
      <w:divBdr>
        <w:top w:val="none" w:sz="0" w:space="0" w:color="auto"/>
        <w:left w:val="none" w:sz="0" w:space="0" w:color="auto"/>
        <w:bottom w:val="none" w:sz="0" w:space="0" w:color="auto"/>
        <w:right w:val="none" w:sz="0" w:space="0" w:color="auto"/>
      </w:divBdr>
    </w:div>
    <w:div w:id="634678942">
      <w:bodyDiv w:val="1"/>
      <w:marLeft w:val="0"/>
      <w:marRight w:val="0"/>
      <w:marTop w:val="0"/>
      <w:marBottom w:val="0"/>
      <w:divBdr>
        <w:top w:val="none" w:sz="0" w:space="0" w:color="auto"/>
        <w:left w:val="none" w:sz="0" w:space="0" w:color="auto"/>
        <w:bottom w:val="none" w:sz="0" w:space="0" w:color="auto"/>
        <w:right w:val="none" w:sz="0" w:space="0" w:color="auto"/>
      </w:divBdr>
    </w:div>
    <w:div w:id="634917339">
      <w:bodyDiv w:val="1"/>
      <w:marLeft w:val="0"/>
      <w:marRight w:val="0"/>
      <w:marTop w:val="0"/>
      <w:marBottom w:val="0"/>
      <w:divBdr>
        <w:top w:val="none" w:sz="0" w:space="0" w:color="auto"/>
        <w:left w:val="none" w:sz="0" w:space="0" w:color="auto"/>
        <w:bottom w:val="none" w:sz="0" w:space="0" w:color="auto"/>
        <w:right w:val="none" w:sz="0" w:space="0" w:color="auto"/>
      </w:divBdr>
    </w:div>
    <w:div w:id="635455769">
      <w:bodyDiv w:val="1"/>
      <w:marLeft w:val="0"/>
      <w:marRight w:val="0"/>
      <w:marTop w:val="0"/>
      <w:marBottom w:val="0"/>
      <w:divBdr>
        <w:top w:val="none" w:sz="0" w:space="0" w:color="auto"/>
        <w:left w:val="none" w:sz="0" w:space="0" w:color="auto"/>
        <w:bottom w:val="none" w:sz="0" w:space="0" w:color="auto"/>
        <w:right w:val="none" w:sz="0" w:space="0" w:color="auto"/>
      </w:divBdr>
    </w:div>
    <w:div w:id="636033105">
      <w:bodyDiv w:val="1"/>
      <w:marLeft w:val="0"/>
      <w:marRight w:val="0"/>
      <w:marTop w:val="0"/>
      <w:marBottom w:val="0"/>
      <w:divBdr>
        <w:top w:val="none" w:sz="0" w:space="0" w:color="auto"/>
        <w:left w:val="none" w:sz="0" w:space="0" w:color="auto"/>
        <w:bottom w:val="none" w:sz="0" w:space="0" w:color="auto"/>
        <w:right w:val="none" w:sz="0" w:space="0" w:color="auto"/>
      </w:divBdr>
    </w:div>
    <w:div w:id="637416518">
      <w:bodyDiv w:val="1"/>
      <w:marLeft w:val="0"/>
      <w:marRight w:val="0"/>
      <w:marTop w:val="0"/>
      <w:marBottom w:val="0"/>
      <w:divBdr>
        <w:top w:val="none" w:sz="0" w:space="0" w:color="auto"/>
        <w:left w:val="none" w:sz="0" w:space="0" w:color="auto"/>
        <w:bottom w:val="none" w:sz="0" w:space="0" w:color="auto"/>
        <w:right w:val="none" w:sz="0" w:space="0" w:color="auto"/>
      </w:divBdr>
    </w:div>
    <w:div w:id="638656088">
      <w:bodyDiv w:val="1"/>
      <w:marLeft w:val="0"/>
      <w:marRight w:val="0"/>
      <w:marTop w:val="0"/>
      <w:marBottom w:val="0"/>
      <w:divBdr>
        <w:top w:val="none" w:sz="0" w:space="0" w:color="auto"/>
        <w:left w:val="none" w:sz="0" w:space="0" w:color="auto"/>
        <w:bottom w:val="none" w:sz="0" w:space="0" w:color="auto"/>
        <w:right w:val="none" w:sz="0" w:space="0" w:color="auto"/>
      </w:divBdr>
    </w:div>
    <w:div w:id="640496827">
      <w:bodyDiv w:val="1"/>
      <w:marLeft w:val="0"/>
      <w:marRight w:val="0"/>
      <w:marTop w:val="0"/>
      <w:marBottom w:val="0"/>
      <w:divBdr>
        <w:top w:val="none" w:sz="0" w:space="0" w:color="auto"/>
        <w:left w:val="none" w:sz="0" w:space="0" w:color="auto"/>
        <w:bottom w:val="none" w:sz="0" w:space="0" w:color="auto"/>
        <w:right w:val="none" w:sz="0" w:space="0" w:color="auto"/>
      </w:divBdr>
    </w:div>
    <w:div w:id="641814231">
      <w:bodyDiv w:val="1"/>
      <w:marLeft w:val="0"/>
      <w:marRight w:val="0"/>
      <w:marTop w:val="0"/>
      <w:marBottom w:val="0"/>
      <w:divBdr>
        <w:top w:val="none" w:sz="0" w:space="0" w:color="auto"/>
        <w:left w:val="none" w:sz="0" w:space="0" w:color="auto"/>
        <w:bottom w:val="none" w:sz="0" w:space="0" w:color="auto"/>
        <w:right w:val="none" w:sz="0" w:space="0" w:color="auto"/>
      </w:divBdr>
    </w:div>
    <w:div w:id="642583396">
      <w:bodyDiv w:val="1"/>
      <w:marLeft w:val="0"/>
      <w:marRight w:val="0"/>
      <w:marTop w:val="0"/>
      <w:marBottom w:val="0"/>
      <w:divBdr>
        <w:top w:val="none" w:sz="0" w:space="0" w:color="auto"/>
        <w:left w:val="none" w:sz="0" w:space="0" w:color="auto"/>
        <w:bottom w:val="none" w:sz="0" w:space="0" w:color="auto"/>
        <w:right w:val="none" w:sz="0" w:space="0" w:color="auto"/>
      </w:divBdr>
    </w:div>
    <w:div w:id="643587405">
      <w:bodyDiv w:val="1"/>
      <w:marLeft w:val="0"/>
      <w:marRight w:val="0"/>
      <w:marTop w:val="0"/>
      <w:marBottom w:val="0"/>
      <w:divBdr>
        <w:top w:val="none" w:sz="0" w:space="0" w:color="auto"/>
        <w:left w:val="none" w:sz="0" w:space="0" w:color="auto"/>
        <w:bottom w:val="none" w:sz="0" w:space="0" w:color="auto"/>
        <w:right w:val="none" w:sz="0" w:space="0" w:color="auto"/>
      </w:divBdr>
    </w:div>
    <w:div w:id="644361710">
      <w:bodyDiv w:val="1"/>
      <w:marLeft w:val="0"/>
      <w:marRight w:val="0"/>
      <w:marTop w:val="0"/>
      <w:marBottom w:val="0"/>
      <w:divBdr>
        <w:top w:val="none" w:sz="0" w:space="0" w:color="auto"/>
        <w:left w:val="none" w:sz="0" w:space="0" w:color="auto"/>
        <w:bottom w:val="none" w:sz="0" w:space="0" w:color="auto"/>
        <w:right w:val="none" w:sz="0" w:space="0" w:color="auto"/>
      </w:divBdr>
    </w:div>
    <w:div w:id="646204183">
      <w:bodyDiv w:val="1"/>
      <w:marLeft w:val="0"/>
      <w:marRight w:val="0"/>
      <w:marTop w:val="0"/>
      <w:marBottom w:val="0"/>
      <w:divBdr>
        <w:top w:val="none" w:sz="0" w:space="0" w:color="auto"/>
        <w:left w:val="none" w:sz="0" w:space="0" w:color="auto"/>
        <w:bottom w:val="none" w:sz="0" w:space="0" w:color="auto"/>
        <w:right w:val="none" w:sz="0" w:space="0" w:color="auto"/>
      </w:divBdr>
    </w:div>
    <w:div w:id="647325522">
      <w:bodyDiv w:val="1"/>
      <w:marLeft w:val="0"/>
      <w:marRight w:val="0"/>
      <w:marTop w:val="0"/>
      <w:marBottom w:val="0"/>
      <w:divBdr>
        <w:top w:val="none" w:sz="0" w:space="0" w:color="auto"/>
        <w:left w:val="none" w:sz="0" w:space="0" w:color="auto"/>
        <w:bottom w:val="none" w:sz="0" w:space="0" w:color="auto"/>
        <w:right w:val="none" w:sz="0" w:space="0" w:color="auto"/>
      </w:divBdr>
    </w:div>
    <w:div w:id="649015045">
      <w:bodyDiv w:val="1"/>
      <w:marLeft w:val="0"/>
      <w:marRight w:val="0"/>
      <w:marTop w:val="0"/>
      <w:marBottom w:val="0"/>
      <w:divBdr>
        <w:top w:val="none" w:sz="0" w:space="0" w:color="auto"/>
        <w:left w:val="none" w:sz="0" w:space="0" w:color="auto"/>
        <w:bottom w:val="none" w:sz="0" w:space="0" w:color="auto"/>
        <w:right w:val="none" w:sz="0" w:space="0" w:color="auto"/>
      </w:divBdr>
    </w:div>
    <w:div w:id="650594806">
      <w:bodyDiv w:val="1"/>
      <w:marLeft w:val="0"/>
      <w:marRight w:val="0"/>
      <w:marTop w:val="0"/>
      <w:marBottom w:val="0"/>
      <w:divBdr>
        <w:top w:val="none" w:sz="0" w:space="0" w:color="auto"/>
        <w:left w:val="none" w:sz="0" w:space="0" w:color="auto"/>
        <w:bottom w:val="none" w:sz="0" w:space="0" w:color="auto"/>
        <w:right w:val="none" w:sz="0" w:space="0" w:color="auto"/>
      </w:divBdr>
    </w:div>
    <w:div w:id="652956035">
      <w:bodyDiv w:val="1"/>
      <w:marLeft w:val="0"/>
      <w:marRight w:val="0"/>
      <w:marTop w:val="0"/>
      <w:marBottom w:val="0"/>
      <w:divBdr>
        <w:top w:val="none" w:sz="0" w:space="0" w:color="auto"/>
        <w:left w:val="none" w:sz="0" w:space="0" w:color="auto"/>
        <w:bottom w:val="none" w:sz="0" w:space="0" w:color="auto"/>
        <w:right w:val="none" w:sz="0" w:space="0" w:color="auto"/>
      </w:divBdr>
    </w:div>
    <w:div w:id="653685103">
      <w:bodyDiv w:val="1"/>
      <w:marLeft w:val="0"/>
      <w:marRight w:val="0"/>
      <w:marTop w:val="0"/>
      <w:marBottom w:val="0"/>
      <w:divBdr>
        <w:top w:val="none" w:sz="0" w:space="0" w:color="auto"/>
        <w:left w:val="none" w:sz="0" w:space="0" w:color="auto"/>
        <w:bottom w:val="none" w:sz="0" w:space="0" w:color="auto"/>
        <w:right w:val="none" w:sz="0" w:space="0" w:color="auto"/>
      </w:divBdr>
    </w:div>
    <w:div w:id="655456521">
      <w:bodyDiv w:val="1"/>
      <w:marLeft w:val="0"/>
      <w:marRight w:val="0"/>
      <w:marTop w:val="0"/>
      <w:marBottom w:val="0"/>
      <w:divBdr>
        <w:top w:val="none" w:sz="0" w:space="0" w:color="auto"/>
        <w:left w:val="none" w:sz="0" w:space="0" w:color="auto"/>
        <w:bottom w:val="none" w:sz="0" w:space="0" w:color="auto"/>
        <w:right w:val="none" w:sz="0" w:space="0" w:color="auto"/>
      </w:divBdr>
    </w:div>
    <w:div w:id="656760449">
      <w:bodyDiv w:val="1"/>
      <w:marLeft w:val="0"/>
      <w:marRight w:val="0"/>
      <w:marTop w:val="0"/>
      <w:marBottom w:val="0"/>
      <w:divBdr>
        <w:top w:val="none" w:sz="0" w:space="0" w:color="auto"/>
        <w:left w:val="none" w:sz="0" w:space="0" w:color="auto"/>
        <w:bottom w:val="none" w:sz="0" w:space="0" w:color="auto"/>
        <w:right w:val="none" w:sz="0" w:space="0" w:color="auto"/>
      </w:divBdr>
    </w:div>
    <w:div w:id="657222151">
      <w:bodyDiv w:val="1"/>
      <w:marLeft w:val="0"/>
      <w:marRight w:val="0"/>
      <w:marTop w:val="0"/>
      <w:marBottom w:val="0"/>
      <w:divBdr>
        <w:top w:val="none" w:sz="0" w:space="0" w:color="auto"/>
        <w:left w:val="none" w:sz="0" w:space="0" w:color="auto"/>
        <w:bottom w:val="none" w:sz="0" w:space="0" w:color="auto"/>
        <w:right w:val="none" w:sz="0" w:space="0" w:color="auto"/>
      </w:divBdr>
    </w:div>
    <w:div w:id="657927074">
      <w:bodyDiv w:val="1"/>
      <w:marLeft w:val="0"/>
      <w:marRight w:val="0"/>
      <w:marTop w:val="0"/>
      <w:marBottom w:val="0"/>
      <w:divBdr>
        <w:top w:val="none" w:sz="0" w:space="0" w:color="auto"/>
        <w:left w:val="none" w:sz="0" w:space="0" w:color="auto"/>
        <w:bottom w:val="none" w:sz="0" w:space="0" w:color="auto"/>
        <w:right w:val="none" w:sz="0" w:space="0" w:color="auto"/>
      </w:divBdr>
    </w:div>
    <w:div w:id="663702287">
      <w:bodyDiv w:val="1"/>
      <w:marLeft w:val="0"/>
      <w:marRight w:val="0"/>
      <w:marTop w:val="0"/>
      <w:marBottom w:val="0"/>
      <w:divBdr>
        <w:top w:val="none" w:sz="0" w:space="0" w:color="auto"/>
        <w:left w:val="none" w:sz="0" w:space="0" w:color="auto"/>
        <w:bottom w:val="none" w:sz="0" w:space="0" w:color="auto"/>
        <w:right w:val="none" w:sz="0" w:space="0" w:color="auto"/>
      </w:divBdr>
    </w:div>
    <w:div w:id="664360007">
      <w:bodyDiv w:val="1"/>
      <w:marLeft w:val="0"/>
      <w:marRight w:val="0"/>
      <w:marTop w:val="0"/>
      <w:marBottom w:val="0"/>
      <w:divBdr>
        <w:top w:val="none" w:sz="0" w:space="0" w:color="auto"/>
        <w:left w:val="none" w:sz="0" w:space="0" w:color="auto"/>
        <w:bottom w:val="none" w:sz="0" w:space="0" w:color="auto"/>
        <w:right w:val="none" w:sz="0" w:space="0" w:color="auto"/>
      </w:divBdr>
    </w:div>
    <w:div w:id="665014308">
      <w:bodyDiv w:val="1"/>
      <w:marLeft w:val="0"/>
      <w:marRight w:val="0"/>
      <w:marTop w:val="0"/>
      <w:marBottom w:val="0"/>
      <w:divBdr>
        <w:top w:val="none" w:sz="0" w:space="0" w:color="auto"/>
        <w:left w:val="none" w:sz="0" w:space="0" w:color="auto"/>
        <w:bottom w:val="none" w:sz="0" w:space="0" w:color="auto"/>
        <w:right w:val="none" w:sz="0" w:space="0" w:color="auto"/>
      </w:divBdr>
    </w:div>
    <w:div w:id="676230994">
      <w:bodyDiv w:val="1"/>
      <w:marLeft w:val="0"/>
      <w:marRight w:val="0"/>
      <w:marTop w:val="0"/>
      <w:marBottom w:val="0"/>
      <w:divBdr>
        <w:top w:val="none" w:sz="0" w:space="0" w:color="auto"/>
        <w:left w:val="none" w:sz="0" w:space="0" w:color="auto"/>
        <w:bottom w:val="none" w:sz="0" w:space="0" w:color="auto"/>
        <w:right w:val="none" w:sz="0" w:space="0" w:color="auto"/>
      </w:divBdr>
    </w:div>
    <w:div w:id="676805071">
      <w:bodyDiv w:val="1"/>
      <w:marLeft w:val="0"/>
      <w:marRight w:val="0"/>
      <w:marTop w:val="0"/>
      <w:marBottom w:val="0"/>
      <w:divBdr>
        <w:top w:val="none" w:sz="0" w:space="0" w:color="auto"/>
        <w:left w:val="none" w:sz="0" w:space="0" w:color="auto"/>
        <w:bottom w:val="none" w:sz="0" w:space="0" w:color="auto"/>
        <w:right w:val="none" w:sz="0" w:space="0" w:color="auto"/>
      </w:divBdr>
    </w:div>
    <w:div w:id="679238573">
      <w:bodyDiv w:val="1"/>
      <w:marLeft w:val="0"/>
      <w:marRight w:val="0"/>
      <w:marTop w:val="0"/>
      <w:marBottom w:val="0"/>
      <w:divBdr>
        <w:top w:val="none" w:sz="0" w:space="0" w:color="auto"/>
        <w:left w:val="none" w:sz="0" w:space="0" w:color="auto"/>
        <w:bottom w:val="none" w:sz="0" w:space="0" w:color="auto"/>
        <w:right w:val="none" w:sz="0" w:space="0" w:color="auto"/>
      </w:divBdr>
    </w:div>
    <w:div w:id="679813729">
      <w:bodyDiv w:val="1"/>
      <w:marLeft w:val="0"/>
      <w:marRight w:val="0"/>
      <w:marTop w:val="0"/>
      <w:marBottom w:val="0"/>
      <w:divBdr>
        <w:top w:val="none" w:sz="0" w:space="0" w:color="auto"/>
        <w:left w:val="none" w:sz="0" w:space="0" w:color="auto"/>
        <w:bottom w:val="none" w:sz="0" w:space="0" w:color="auto"/>
        <w:right w:val="none" w:sz="0" w:space="0" w:color="auto"/>
      </w:divBdr>
    </w:div>
    <w:div w:id="680156713">
      <w:bodyDiv w:val="1"/>
      <w:marLeft w:val="0"/>
      <w:marRight w:val="0"/>
      <w:marTop w:val="0"/>
      <w:marBottom w:val="0"/>
      <w:divBdr>
        <w:top w:val="none" w:sz="0" w:space="0" w:color="auto"/>
        <w:left w:val="none" w:sz="0" w:space="0" w:color="auto"/>
        <w:bottom w:val="none" w:sz="0" w:space="0" w:color="auto"/>
        <w:right w:val="none" w:sz="0" w:space="0" w:color="auto"/>
      </w:divBdr>
    </w:div>
    <w:div w:id="682122313">
      <w:bodyDiv w:val="1"/>
      <w:marLeft w:val="0"/>
      <w:marRight w:val="0"/>
      <w:marTop w:val="0"/>
      <w:marBottom w:val="0"/>
      <w:divBdr>
        <w:top w:val="none" w:sz="0" w:space="0" w:color="auto"/>
        <w:left w:val="none" w:sz="0" w:space="0" w:color="auto"/>
        <w:bottom w:val="none" w:sz="0" w:space="0" w:color="auto"/>
        <w:right w:val="none" w:sz="0" w:space="0" w:color="auto"/>
      </w:divBdr>
    </w:div>
    <w:div w:id="684287108">
      <w:bodyDiv w:val="1"/>
      <w:marLeft w:val="0"/>
      <w:marRight w:val="0"/>
      <w:marTop w:val="0"/>
      <w:marBottom w:val="0"/>
      <w:divBdr>
        <w:top w:val="none" w:sz="0" w:space="0" w:color="auto"/>
        <w:left w:val="none" w:sz="0" w:space="0" w:color="auto"/>
        <w:bottom w:val="none" w:sz="0" w:space="0" w:color="auto"/>
        <w:right w:val="none" w:sz="0" w:space="0" w:color="auto"/>
      </w:divBdr>
    </w:div>
    <w:div w:id="686562106">
      <w:bodyDiv w:val="1"/>
      <w:marLeft w:val="0"/>
      <w:marRight w:val="0"/>
      <w:marTop w:val="0"/>
      <w:marBottom w:val="0"/>
      <w:divBdr>
        <w:top w:val="none" w:sz="0" w:space="0" w:color="auto"/>
        <w:left w:val="none" w:sz="0" w:space="0" w:color="auto"/>
        <w:bottom w:val="none" w:sz="0" w:space="0" w:color="auto"/>
        <w:right w:val="none" w:sz="0" w:space="0" w:color="auto"/>
      </w:divBdr>
    </w:div>
    <w:div w:id="687175168">
      <w:bodyDiv w:val="1"/>
      <w:marLeft w:val="0"/>
      <w:marRight w:val="0"/>
      <w:marTop w:val="0"/>
      <w:marBottom w:val="0"/>
      <w:divBdr>
        <w:top w:val="none" w:sz="0" w:space="0" w:color="auto"/>
        <w:left w:val="none" w:sz="0" w:space="0" w:color="auto"/>
        <w:bottom w:val="none" w:sz="0" w:space="0" w:color="auto"/>
        <w:right w:val="none" w:sz="0" w:space="0" w:color="auto"/>
      </w:divBdr>
    </w:div>
    <w:div w:id="688797889">
      <w:bodyDiv w:val="1"/>
      <w:marLeft w:val="0"/>
      <w:marRight w:val="0"/>
      <w:marTop w:val="0"/>
      <w:marBottom w:val="0"/>
      <w:divBdr>
        <w:top w:val="none" w:sz="0" w:space="0" w:color="auto"/>
        <w:left w:val="none" w:sz="0" w:space="0" w:color="auto"/>
        <w:bottom w:val="none" w:sz="0" w:space="0" w:color="auto"/>
        <w:right w:val="none" w:sz="0" w:space="0" w:color="auto"/>
      </w:divBdr>
    </w:div>
    <w:div w:id="688877352">
      <w:bodyDiv w:val="1"/>
      <w:marLeft w:val="0"/>
      <w:marRight w:val="0"/>
      <w:marTop w:val="0"/>
      <w:marBottom w:val="0"/>
      <w:divBdr>
        <w:top w:val="none" w:sz="0" w:space="0" w:color="auto"/>
        <w:left w:val="none" w:sz="0" w:space="0" w:color="auto"/>
        <w:bottom w:val="none" w:sz="0" w:space="0" w:color="auto"/>
        <w:right w:val="none" w:sz="0" w:space="0" w:color="auto"/>
      </w:divBdr>
    </w:div>
    <w:div w:id="689264288">
      <w:bodyDiv w:val="1"/>
      <w:marLeft w:val="0"/>
      <w:marRight w:val="0"/>
      <w:marTop w:val="0"/>
      <w:marBottom w:val="0"/>
      <w:divBdr>
        <w:top w:val="none" w:sz="0" w:space="0" w:color="auto"/>
        <w:left w:val="none" w:sz="0" w:space="0" w:color="auto"/>
        <w:bottom w:val="none" w:sz="0" w:space="0" w:color="auto"/>
        <w:right w:val="none" w:sz="0" w:space="0" w:color="auto"/>
      </w:divBdr>
    </w:div>
    <w:div w:id="689379923">
      <w:bodyDiv w:val="1"/>
      <w:marLeft w:val="0"/>
      <w:marRight w:val="0"/>
      <w:marTop w:val="0"/>
      <w:marBottom w:val="0"/>
      <w:divBdr>
        <w:top w:val="none" w:sz="0" w:space="0" w:color="auto"/>
        <w:left w:val="none" w:sz="0" w:space="0" w:color="auto"/>
        <w:bottom w:val="none" w:sz="0" w:space="0" w:color="auto"/>
        <w:right w:val="none" w:sz="0" w:space="0" w:color="auto"/>
      </w:divBdr>
    </w:div>
    <w:div w:id="689722639">
      <w:bodyDiv w:val="1"/>
      <w:marLeft w:val="0"/>
      <w:marRight w:val="0"/>
      <w:marTop w:val="0"/>
      <w:marBottom w:val="0"/>
      <w:divBdr>
        <w:top w:val="none" w:sz="0" w:space="0" w:color="auto"/>
        <w:left w:val="none" w:sz="0" w:space="0" w:color="auto"/>
        <w:bottom w:val="none" w:sz="0" w:space="0" w:color="auto"/>
        <w:right w:val="none" w:sz="0" w:space="0" w:color="auto"/>
      </w:divBdr>
    </w:div>
    <w:div w:id="691565216">
      <w:bodyDiv w:val="1"/>
      <w:marLeft w:val="0"/>
      <w:marRight w:val="0"/>
      <w:marTop w:val="0"/>
      <w:marBottom w:val="0"/>
      <w:divBdr>
        <w:top w:val="none" w:sz="0" w:space="0" w:color="auto"/>
        <w:left w:val="none" w:sz="0" w:space="0" w:color="auto"/>
        <w:bottom w:val="none" w:sz="0" w:space="0" w:color="auto"/>
        <w:right w:val="none" w:sz="0" w:space="0" w:color="auto"/>
      </w:divBdr>
    </w:div>
    <w:div w:id="696584575">
      <w:bodyDiv w:val="1"/>
      <w:marLeft w:val="0"/>
      <w:marRight w:val="0"/>
      <w:marTop w:val="0"/>
      <w:marBottom w:val="0"/>
      <w:divBdr>
        <w:top w:val="none" w:sz="0" w:space="0" w:color="auto"/>
        <w:left w:val="none" w:sz="0" w:space="0" w:color="auto"/>
        <w:bottom w:val="none" w:sz="0" w:space="0" w:color="auto"/>
        <w:right w:val="none" w:sz="0" w:space="0" w:color="auto"/>
      </w:divBdr>
    </w:div>
    <w:div w:id="697656880">
      <w:bodyDiv w:val="1"/>
      <w:marLeft w:val="0"/>
      <w:marRight w:val="0"/>
      <w:marTop w:val="0"/>
      <w:marBottom w:val="0"/>
      <w:divBdr>
        <w:top w:val="none" w:sz="0" w:space="0" w:color="auto"/>
        <w:left w:val="none" w:sz="0" w:space="0" w:color="auto"/>
        <w:bottom w:val="none" w:sz="0" w:space="0" w:color="auto"/>
        <w:right w:val="none" w:sz="0" w:space="0" w:color="auto"/>
      </w:divBdr>
    </w:div>
    <w:div w:id="697895366">
      <w:bodyDiv w:val="1"/>
      <w:marLeft w:val="0"/>
      <w:marRight w:val="0"/>
      <w:marTop w:val="0"/>
      <w:marBottom w:val="0"/>
      <w:divBdr>
        <w:top w:val="none" w:sz="0" w:space="0" w:color="auto"/>
        <w:left w:val="none" w:sz="0" w:space="0" w:color="auto"/>
        <w:bottom w:val="none" w:sz="0" w:space="0" w:color="auto"/>
        <w:right w:val="none" w:sz="0" w:space="0" w:color="auto"/>
      </w:divBdr>
    </w:div>
    <w:div w:id="701633512">
      <w:bodyDiv w:val="1"/>
      <w:marLeft w:val="0"/>
      <w:marRight w:val="0"/>
      <w:marTop w:val="0"/>
      <w:marBottom w:val="0"/>
      <w:divBdr>
        <w:top w:val="none" w:sz="0" w:space="0" w:color="auto"/>
        <w:left w:val="none" w:sz="0" w:space="0" w:color="auto"/>
        <w:bottom w:val="none" w:sz="0" w:space="0" w:color="auto"/>
        <w:right w:val="none" w:sz="0" w:space="0" w:color="auto"/>
      </w:divBdr>
    </w:div>
    <w:div w:id="707073941">
      <w:bodyDiv w:val="1"/>
      <w:marLeft w:val="0"/>
      <w:marRight w:val="0"/>
      <w:marTop w:val="0"/>
      <w:marBottom w:val="0"/>
      <w:divBdr>
        <w:top w:val="none" w:sz="0" w:space="0" w:color="auto"/>
        <w:left w:val="none" w:sz="0" w:space="0" w:color="auto"/>
        <w:bottom w:val="none" w:sz="0" w:space="0" w:color="auto"/>
        <w:right w:val="none" w:sz="0" w:space="0" w:color="auto"/>
      </w:divBdr>
    </w:div>
    <w:div w:id="707149881">
      <w:bodyDiv w:val="1"/>
      <w:marLeft w:val="0"/>
      <w:marRight w:val="0"/>
      <w:marTop w:val="0"/>
      <w:marBottom w:val="0"/>
      <w:divBdr>
        <w:top w:val="none" w:sz="0" w:space="0" w:color="auto"/>
        <w:left w:val="none" w:sz="0" w:space="0" w:color="auto"/>
        <w:bottom w:val="none" w:sz="0" w:space="0" w:color="auto"/>
        <w:right w:val="none" w:sz="0" w:space="0" w:color="auto"/>
      </w:divBdr>
    </w:div>
    <w:div w:id="708451323">
      <w:bodyDiv w:val="1"/>
      <w:marLeft w:val="0"/>
      <w:marRight w:val="0"/>
      <w:marTop w:val="0"/>
      <w:marBottom w:val="0"/>
      <w:divBdr>
        <w:top w:val="none" w:sz="0" w:space="0" w:color="auto"/>
        <w:left w:val="none" w:sz="0" w:space="0" w:color="auto"/>
        <w:bottom w:val="none" w:sz="0" w:space="0" w:color="auto"/>
        <w:right w:val="none" w:sz="0" w:space="0" w:color="auto"/>
      </w:divBdr>
    </w:div>
    <w:div w:id="714742666">
      <w:bodyDiv w:val="1"/>
      <w:marLeft w:val="0"/>
      <w:marRight w:val="0"/>
      <w:marTop w:val="0"/>
      <w:marBottom w:val="0"/>
      <w:divBdr>
        <w:top w:val="none" w:sz="0" w:space="0" w:color="auto"/>
        <w:left w:val="none" w:sz="0" w:space="0" w:color="auto"/>
        <w:bottom w:val="none" w:sz="0" w:space="0" w:color="auto"/>
        <w:right w:val="none" w:sz="0" w:space="0" w:color="auto"/>
      </w:divBdr>
    </w:div>
    <w:div w:id="715740933">
      <w:bodyDiv w:val="1"/>
      <w:marLeft w:val="0"/>
      <w:marRight w:val="0"/>
      <w:marTop w:val="0"/>
      <w:marBottom w:val="0"/>
      <w:divBdr>
        <w:top w:val="none" w:sz="0" w:space="0" w:color="auto"/>
        <w:left w:val="none" w:sz="0" w:space="0" w:color="auto"/>
        <w:bottom w:val="none" w:sz="0" w:space="0" w:color="auto"/>
        <w:right w:val="none" w:sz="0" w:space="0" w:color="auto"/>
      </w:divBdr>
    </w:div>
    <w:div w:id="716663665">
      <w:bodyDiv w:val="1"/>
      <w:marLeft w:val="0"/>
      <w:marRight w:val="0"/>
      <w:marTop w:val="0"/>
      <w:marBottom w:val="0"/>
      <w:divBdr>
        <w:top w:val="none" w:sz="0" w:space="0" w:color="auto"/>
        <w:left w:val="none" w:sz="0" w:space="0" w:color="auto"/>
        <w:bottom w:val="none" w:sz="0" w:space="0" w:color="auto"/>
        <w:right w:val="none" w:sz="0" w:space="0" w:color="auto"/>
      </w:divBdr>
    </w:div>
    <w:div w:id="717365868">
      <w:bodyDiv w:val="1"/>
      <w:marLeft w:val="0"/>
      <w:marRight w:val="0"/>
      <w:marTop w:val="0"/>
      <w:marBottom w:val="0"/>
      <w:divBdr>
        <w:top w:val="none" w:sz="0" w:space="0" w:color="auto"/>
        <w:left w:val="none" w:sz="0" w:space="0" w:color="auto"/>
        <w:bottom w:val="none" w:sz="0" w:space="0" w:color="auto"/>
        <w:right w:val="none" w:sz="0" w:space="0" w:color="auto"/>
      </w:divBdr>
    </w:div>
    <w:div w:id="718406645">
      <w:bodyDiv w:val="1"/>
      <w:marLeft w:val="0"/>
      <w:marRight w:val="0"/>
      <w:marTop w:val="0"/>
      <w:marBottom w:val="0"/>
      <w:divBdr>
        <w:top w:val="none" w:sz="0" w:space="0" w:color="auto"/>
        <w:left w:val="none" w:sz="0" w:space="0" w:color="auto"/>
        <w:bottom w:val="none" w:sz="0" w:space="0" w:color="auto"/>
        <w:right w:val="none" w:sz="0" w:space="0" w:color="auto"/>
      </w:divBdr>
    </w:div>
    <w:div w:id="718432130">
      <w:bodyDiv w:val="1"/>
      <w:marLeft w:val="0"/>
      <w:marRight w:val="0"/>
      <w:marTop w:val="0"/>
      <w:marBottom w:val="0"/>
      <w:divBdr>
        <w:top w:val="none" w:sz="0" w:space="0" w:color="auto"/>
        <w:left w:val="none" w:sz="0" w:space="0" w:color="auto"/>
        <w:bottom w:val="none" w:sz="0" w:space="0" w:color="auto"/>
        <w:right w:val="none" w:sz="0" w:space="0" w:color="auto"/>
      </w:divBdr>
    </w:div>
    <w:div w:id="720594813">
      <w:bodyDiv w:val="1"/>
      <w:marLeft w:val="0"/>
      <w:marRight w:val="0"/>
      <w:marTop w:val="0"/>
      <w:marBottom w:val="0"/>
      <w:divBdr>
        <w:top w:val="none" w:sz="0" w:space="0" w:color="auto"/>
        <w:left w:val="none" w:sz="0" w:space="0" w:color="auto"/>
        <w:bottom w:val="none" w:sz="0" w:space="0" w:color="auto"/>
        <w:right w:val="none" w:sz="0" w:space="0" w:color="auto"/>
      </w:divBdr>
    </w:div>
    <w:div w:id="722826049">
      <w:bodyDiv w:val="1"/>
      <w:marLeft w:val="0"/>
      <w:marRight w:val="0"/>
      <w:marTop w:val="0"/>
      <w:marBottom w:val="0"/>
      <w:divBdr>
        <w:top w:val="none" w:sz="0" w:space="0" w:color="auto"/>
        <w:left w:val="none" w:sz="0" w:space="0" w:color="auto"/>
        <w:bottom w:val="none" w:sz="0" w:space="0" w:color="auto"/>
        <w:right w:val="none" w:sz="0" w:space="0" w:color="auto"/>
      </w:divBdr>
    </w:div>
    <w:div w:id="724063628">
      <w:bodyDiv w:val="1"/>
      <w:marLeft w:val="0"/>
      <w:marRight w:val="0"/>
      <w:marTop w:val="0"/>
      <w:marBottom w:val="0"/>
      <w:divBdr>
        <w:top w:val="none" w:sz="0" w:space="0" w:color="auto"/>
        <w:left w:val="none" w:sz="0" w:space="0" w:color="auto"/>
        <w:bottom w:val="none" w:sz="0" w:space="0" w:color="auto"/>
        <w:right w:val="none" w:sz="0" w:space="0" w:color="auto"/>
      </w:divBdr>
    </w:div>
    <w:div w:id="725957512">
      <w:bodyDiv w:val="1"/>
      <w:marLeft w:val="0"/>
      <w:marRight w:val="0"/>
      <w:marTop w:val="0"/>
      <w:marBottom w:val="0"/>
      <w:divBdr>
        <w:top w:val="none" w:sz="0" w:space="0" w:color="auto"/>
        <w:left w:val="none" w:sz="0" w:space="0" w:color="auto"/>
        <w:bottom w:val="none" w:sz="0" w:space="0" w:color="auto"/>
        <w:right w:val="none" w:sz="0" w:space="0" w:color="auto"/>
      </w:divBdr>
    </w:div>
    <w:div w:id="726144163">
      <w:bodyDiv w:val="1"/>
      <w:marLeft w:val="0"/>
      <w:marRight w:val="0"/>
      <w:marTop w:val="0"/>
      <w:marBottom w:val="0"/>
      <w:divBdr>
        <w:top w:val="none" w:sz="0" w:space="0" w:color="auto"/>
        <w:left w:val="none" w:sz="0" w:space="0" w:color="auto"/>
        <w:bottom w:val="none" w:sz="0" w:space="0" w:color="auto"/>
        <w:right w:val="none" w:sz="0" w:space="0" w:color="auto"/>
      </w:divBdr>
    </w:div>
    <w:div w:id="726805083">
      <w:bodyDiv w:val="1"/>
      <w:marLeft w:val="0"/>
      <w:marRight w:val="0"/>
      <w:marTop w:val="0"/>
      <w:marBottom w:val="0"/>
      <w:divBdr>
        <w:top w:val="none" w:sz="0" w:space="0" w:color="auto"/>
        <w:left w:val="none" w:sz="0" w:space="0" w:color="auto"/>
        <w:bottom w:val="none" w:sz="0" w:space="0" w:color="auto"/>
        <w:right w:val="none" w:sz="0" w:space="0" w:color="auto"/>
      </w:divBdr>
    </w:div>
    <w:div w:id="727843823">
      <w:bodyDiv w:val="1"/>
      <w:marLeft w:val="0"/>
      <w:marRight w:val="0"/>
      <w:marTop w:val="0"/>
      <w:marBottom w:val="0"/>
      <w:divBdr>
        <w:top w:val="none" w:sz="0" w:space="0" w:color="auto"/>
        <w:left w:val="none" w:sz="0" w:space="0" w:color="auto"/>
        <w:bottom w:val="none" w:sz="0" w:space="0" w:color="auto"/>
        <w:right w:val="none" w:sz="0" w:space="0" w:color="auto"/>
      </w:divBdr>
    </w:div>
    <w:div w:id="728574643">
      <w:bodyDiv w:val="1"/>
      <w:marLeft w:val="0"/>
      <w:marRight w:val="0"/>
      <w:marTop w:val="0"/>
      <w:marBottom w:val="0"/>
      <w:divBdr>
        <w:top w:val="none" w:sz="0" w:space="0" w:color="auto"/>
        <w:left w:val="none" w:sz="0" w:space="0" w:color="auto"/>
        <w:bottom w:val="none" w:sz="0" w:space="0" w:color="auto"/>
        <w:right w:val="none" w:sz="0" w:space="0" w:color="auto"/>
      </w:divBdr>
    </w:div>
    <w:div w:id="728654392">
      <w:bodyDiv w:val="1"/>
      <w:marLeft w:val="0"/>
      <w:marRight w:val="0"/>
      <w:marTop w:val="0"/>
      <w:marBottom w:val="0"/>
      <w:divBdr>
        <w:top w:val="none" w:sz="0" w:space="0" w:color="auto"/>
        <w:left w:val="none" w:sz="0" w:space="0" w:color="auto"/>
        <w:bottom w:val="none" w:sz="0" w:space="0" w:color="auto"/>
        <w:right w:val="none" w:sz="0" w:space="0" w:color="auto"/>
      </w:divBdr>
    </w:div>
    <w:div w:id="733044063">
      <w:bodyDiv w:val="1"/>
      <w:marLeft w:val="0"/>
      <w:marRight w:val="0"/>
      <w:marTop w:val="0"/>
      <w:marBottom w:val="0"/>
      <w:divBdr>
        <w:top w:val="none" w:sz="0" w:space="0" w:color="auto"/>
        <w:left w:val="none" w:sz="0" w:space="0" w:color="auto"/>
        <w:bottom w:val="none" w:sz="0" w:space="0" w:color="auto"/>
        <w:right w:val="none" w:sz="0" w:space="0" w:color="auto"/>
      </w:divBdr>
    </w:div>
    <w:div w:id="733092006">
      <w:bodyDiv w:val="1"/>
      <w:marLeft w:val="0"/>
      <w:marRight w:val="0"/>
      <w:marTop w:val="0"/>
      <w:marBottom w:val="0"/>
      <w:divBdr>
        <w:top w:val="none" w:sz="0" w:space="0" w:color="auto"/>
        <w:left w:val="none" w:sz="0" w:space="0" w:color="auto"/>
        <w:bottom w:val="none" w:sz="0" w:space="0" w:color="auto"/>
        <w:right w:val="none" w:sz="0" w:space="0" w:color="auto"/>
      </w:divBdr>
    </w:div>
    <w:div w:id="736977045">
      <w:bodyDiv w:val="1"/>
      <w:marLeft w:val="0"/>
      <w:marRight w:val="0"/>
      <w:marTop w:val="0"/>
      <w:marBottom w:val="0"/>
      <w:divBdr>
        <w:top w:val="none" w:sz="0" w:space="0" w:color="auto"/>
        <w:left w:val="none" w:sz="0" w:space="0" w:color="auto"/>
        <w:bottom w:val="none" w:sz="0" w:space="0" w:color="auto"/>
        <w:right w:val="none" w:sz="0" w:space="0" w:color="auto"/>
      </w:divBdr>
    </w:div>
    <w:div w:id="739641746">
      <w:bodyDiv w:val="1"/>
      <w:marLeft w:val="0"/>
      <w:marRight w:val="0"/>
      <w:marTop w:val="0"/>
      <w:marBottom w:val="0"/>
      <w:divBdr>
        <w:top w:val="none" w:sz="0" w:space="0" w:color="auto"/>
        <w:left w:val="none" w:sz="0" w:space="0" w:color="auto"/>
        <w:bottom w:val="none" w:sz="0" w:space="0" w:color="auto"/>
        <w:right w:val="none" w:sz="0" w:space="0" w:color="auto"/>
      </w:divBdr>
    </w:div>
    <w:div w:id="741175439">
      <w:bodyDiv w:val="1"/>
      <w:marLeft w:val="0"/>
      <w:marRight w:val="0"/>
      <w:marTop w:val="0"/>
      <w:marBottom w:val="0"/>
      <w:divBdr>
        <w:top w:val="none" w:sz="0" w:space="0" w:color="auto"/>
        <w:left w:val="none" w:sz="0" w:space="0" w:color="auto"/>
        <w:bottom w:val="none" w:sz="0" w:space="0" w:color="auto"/>
        <w:right w:val="none" w:sz="0" w:space="0" w:color="auto"/>
      </w:divBdr>
    </w:div>
    <w:div w:id="744179926">
      <w:bodyDiv w:val="1"/>
      <w:marLeft w:val="0"/>
      <w:marRight w:val="0"/>
      <w:marTop w:val="0"/>
      <w:marBottom w:val="0"/>
      <w:divBdr>
        <w:top w:val="none" w:sz="0" w:space="0" w:color="auto"/>
        <w:left w:val="none" w:sz="0" w:space="0" w:color="auto"/>
        <w:bottom w:val="none" w:sz="0" w:space="0" w:color="auto"/>
        <w:right w:val="none" w:sz="0" w:space="0" w:color="auto"/>
      </w:divBdr>
    </w:div>
    <w:div w:id="745298806">
      <w:bodyDiv w:val="1"/>
      <w:marLeft w:val="0"/>
      <w:marRight w:val="0"/>
      <w:marTop w:val="0"/>
      <w:marBottom w:val="0"/>
      <w:divBdr>
        <w:top w:val="none" w:sz="0" w:space="0" w:color="auto"/>
        <w:left w:val="none" w:sz="0" w:space="0" w:color="auto"/>
        <w:bottom w:val="none" w:sz="0" w:space="0" w:color="auto"/>
        <w:right w:val="none" w:sz="0" w:space="0" w:color="auto"/>
      </w:divBdr>
    </w:div>
    <w:div w:id="748891755">
      <w:bodyDiv w:val="1"/>
      <w:marLeft w:val="0"/>
      <w:marRight w:val="0"/>
      <w:marTop w:val="0"/>
      <w:marBottom w:val="0"/>
      <w:divBdr>
        <w:top w:val="none" w:sz="0" w:space="0" w:color="auto"/>
        <w:left w:val="none" w:sz="0" w:space="0" w:color="auto"/>
        <w:bottom w:val="none" w:sz="0" w:space="0" w:color="auto"/>
        <w:right w:val="none" w:sz="0" w:space="0" w:color="auto"/>
      </w:divBdr>
    </w:div>
    <w:div w:id="752509659">
      <w:bodyDiv w:val="1"/>
      <w:marLeft w:val="0"/>
      <w:marRight w:val="0"/>
      <w:marTop w:val="0"/>
      <w:marBottom w:val="0"/>
      <w:divBdr>
        <w:top w:val="none" w:sz="0" w:space="0" w:color="auto"/>
        <w:left w:val="none" w:sz="0" w:space="0" w:color="auto"/>
        <w:bottom w:val="none" w:sz="0" w:space="0" w:color="auto"/>
        <w:right w:val="none" w:sz="0" w:space="0" w:color="auto"/>
      </w:divBdr>
    </w:div>
    <w:div w:id="752821305">
      <w:bodyDiv w:val="1"/>
      <w:marLeft w:val="0"/>
      <w:marRight w:val="0"/>
      <w:marTop w:val="0"/>
      <w:marBottom w:val="0"/>
      <w:divBdr>
        <w:top w:val="none" w:sz="0" w:space="0" w:color="auto"/>
        <w:left w:val="none" w:sz="0" w:space="0" w:color="auto"/>
        <w:bottom w:val="none" w:sz="0" w:space="0" w:color="auto"/>
        <w:right w:val="none" w:sz="0" w:space="0" w:color="auto"/>
      </w:divBdr>
    </w:div>
    <w:div w:id="753361037">
      <w:bodyDiv w:val="1"/>
      <w:marLeft w:val="0"/>
      <w:marRight w:val="0"/>
      <w:marTop w:val="0"/>
      <w:marBottom w:val="0"/>
      <w:divBdr>
        <w:top w:val="none" w:sz="0" w:space="0" w:color="auto"/>
        <w:left w:val="none" w:sz="0" w:space="0" w:color="auto"/>
        <w:bottom w:val="none" w:sz="0" w:space="0" w:color="auto"/>
        <w:right w:val="none" w:sz="0" w:space="0" w:color="auto"/>
      </w:divBdr>
    </w:div>
    <w:div w:id="753741833">
      <w:bodyDiv w:val="1"/>
      <w:marLeft w:val="0"/>
      <w:marRight w:val="0"/>
      <w:marTop w:val="0"/>
      <w:marBottom w:val="0"/>
      <w:divBdr>
        <w:top w:val="none" w:sz="0" w:space="0" w:color="auto"/>
        <w:left w:val="none" w:sz="0" w:space="0" w:color="auto"/>
        <w:bottom w:val="none" w:sz="0" w:space="0" w:color="auto"/>
        <w:right w:val="none" w:sz="0" w:space="0" w:color="auto"/>
      </w:divBdr>
    </w:div>
    <w:div w:id="754321094">
      <w:bodyDiv w:val="1"/>
      <w:marLeft w:val="0"/>
      <w:marRight w:val="0"/>
      <w:marTop w:val="0"/>
      <w:marBottom w:val="0"/>
      <w:divBdr>
        <w:top w:val="none" w:sz="0" w:space="0" w:color="auto"/>
        <w:left w:val="none" w:sz="0" w:space="0" w:color="auto"/>
        <w:bottom w:val="none" w:sz="0" w:space="0" w:color="auto"/>
        <w:right w:val="none" w:sz="0" w:space="0" w:color="auto"/>
      </w:divBdr>
    </w:div>
    <w:div w:id="754740368">
      <w:bodyDiv w:val="1"/>
      <w:marLeft w:val="0"/>
      <w:marRight w:val="0"/>
      <w:marTop w:val="0"/>
      <w:marBottom w:val="0"/>
      <w:divBdr>
        <w:top w:val="none" w:sz="0" w:space="0" w:color="auto"/>
        <w:left w:val="none" w:sz="0" w:space="0" w:color="auto"/>
        <w:bottom w:val="none" w:sz="0" w:space="0" w:color="auto"/>
        <w:right w:val="none" w:sz="0" w:space="0" w:color="auto"/>
      </w:divBdr>
    </w:div>
    <w:div w:id="756442561">
      <w:bodyDiv w:val="1"/>
      <w:marLeft w:val="0"/>
      <w:marRight w:val="0"/>
      <w:marTop w:val="0"/>
      <w:marBottom w:val="0"/>
      <w:divBdr>
        <w:top w:val="none" w:sz="0" w:space="0" w:color="auto"/>
        <w:left w:val="none" w:sz="0" w:space="0" w:color="auto"/>
        <w:bottom w:val="none" w:sz="0" w:space="0" w:color="auto"/>
        <w:right w:val="none" w:sz="0" w:space="0" w:color="auto"/>
      </w:divBdr>
    </w:div>
    <w:div w:id="756903956">
      <w:bodyDiv w:val="1"/>
      <w:marLeft w:val="0"/>
      <w:marRight w:val="0"/>
      <w:marTop w:val="0"/>
      <w:marBottom w:val="0"/>
      <w:divBdr>
        <w:top w:val="none" w:sz="0" w:space="0" w:color="auto"/>
        <w:left w:val="none" w:sz="0" w:space="0" w:color="auto"/>
        <w:bottom w:val="none" w:sz="0" w:space="0" w:color="auto"/>
        <w:right w:val="none" w:sz="0" w:space="0" w:color="auto"/>
      </w:divBdr>
    </w:div>
    <w:div w:id="757098910">
      <w:bodyDiv w:val="1"/>
      <w:marLeft w:val="0"/>
      <w:marRight w:val="0"/>
      <w:marTop w:val="0"/>
      <w:marBottom w:val="0"/>
      <w:divBdr>
        <w:top w:val="none" w:sz="0" w:space="0" w:color="auto"/>
        <w:left w:val="none" w:sz="0" w:space="0" w:color="auto"/>
        <w:bottom w:val="none" w:sz="0" w:space="0" w:color="auto"/>
        <w:right w:val="none" w:sz="0" w:space="0" w:color="auto"/>
      </w:divBdr>
    </w:div>
    <w:div w:id="757216838">
      <w:bodyDiv w:val="1"/>
      <w:marLeft w:val="0"/>
      <w:marRight w:val="0"/>
      <w:marTop w:val="0"/>
      <w:marBottom w:val="0"/>
      <w:divBdr>
        <w:top w:val="none" w:sz="0" w:space="0" w:color="auto"/>
        <w:left w:val="none" w:sz="0" w:space="0" w:color="auto"/>
        <w:bottom w:val="none" w:sz="0" w:space="0" w:color="auto"/>
        <w:right w:val="none" w:sz="0" w:space="0" w:color="auto"/>
      </w:divBdr>
    </w:div>
    <w:div w:id="757485247">
      <w:bodyDiv w:val="1"/>
      <w:marLeft w:val="0"/>
      <w:marRight w:val="0"/>
      <w:marTop w:val="0"/>
      <w:marBottom w:val="0"/>
      <w:divBdr>
        <w:top w:val="none" w:sz="0" w:space="0" w:color="auto"/>
        <w:left w:val="none" w:sz="0" w:space="0" w:color="auto"/>
        <w:bottom w:val="none" w:sz="0" w:space="0" w:color="auto"/>
        <w:right w:val="none" w:sz="0" w:space="0" w:color="auto"/>
      </w:divBdr>
    </w:div>
    <w:div w:id="759369784">
      <w:bodyDiv w:val="1"/>
      <w:marLeft w:val="0"/>
      <w:marRight w:val="0"/>
      <w:marTop w:val="0"/>
      <w:marBottom w:val="0"/>
      <w:divBdr>
        <w:top w:val="none" w:sz="0" w:space="0" w:color="auto"/>
        <w:left w:val="none" w:sz="0" w:space="0" w:color="auto"/>
        <w:bottom w:val="none" w:sz="0" w:space="0" w:color="auto"/>
        <w:right w:val="none" w:sz="0" w:space="0" w:color="auto"/>
      </w:divBdr>
    </w:div>
    <w:div w:id="760030143">
      <w:bodyDiv w:val="1"/>
      <w:marLeft w:val="0"/>
      <w:marRight w:val="0"/>
      <w:marTop w:val="0"/>
      <w:marBottom w:val="0"/>
      <w:divBdr>
        <w:top w:val="none" w:sz="0" w:space="0" w:color="auto"/>
        <w:left w:val="none" w:sz="0" w:space="0" w:color="auto"/>
        <w:bottom w:val="none" w:sz="0" w:space="0" w:color="auto"/>
        <w:right w:val="none" w:sz="0" w:space="0" w:color="auto"/>
      </w:divBdr>
    </w:div>
    <w:div w:id="760183492">
      <w:bodyDiv w:val="1"/>
      <w:marLeft w:val="0"/>
      <w:marRight w:val="0"/>
      <w:marTop w:val="0"/>
      <w:marBottom w:val="0"/>
      <w:divBdr>
        <w:top w:val="none" w:sz="0" w:space="0" w:color="auto"/>
        <w:left w:val="none" w:sz="0" w:space="0" w:color="auto"/>
        <w:bottom w:val="none" w:sz="0" w:space="0" w:color="auto"/>
        <w:right w:val="none" w:sz="0" w:space="0" w:color="auto"/>
      </w:divBdr>
    </w:div>
    <w:div w:id="761411365">
      <w:bodyDiv w:val="1"/>
      <w:marLeft w:val="0"/>
      <w:marRight w:val="0"/>
      <w:marTop w:val="0"/>
      <w:marBottom w:val="0"/>
      <w:divBdr>
        <w:top w:val="none" w:sz="0" w:space="0" w:color="auto"/>
        <w:left w:val="none" w:sz="0" w:space="0" w:color="auto"/>
        <w:bottom w:val="none" w:sz="0" w:space="0" w:color="auto"/>
        <w:right w:val="none" w:sz="0" w:space="0" w:color="auto"/>
      </w:divBdr>
    </w:div>
    <w:div w:id="764107480">
      <w:bodyDiv w:val="1"/>
      <w:marLeft w:val="0"/>
      <w:marRight w:val="0"/>
      <w:marTop w:val="0"/>
      <w:marBottom w:val="0"/>
      <w:divBdr>
        <w:top w:val="none" w:sz="0" w:space="0" w:color="auto"/>
        <w:left w:val="none" w:sz="0" w:space="0" w:color="auto"/>
        <w:bottom w:val="none" w:sz="0" w:space="0" w:color="auto"/>
        <w:right w:val="none" w:sz="0" w:space="0" w:color="auto"/>
      </w:divBdr>
    </w:div>
    <w:div w:id="764300359">
      <w:bodyDiv w:val="1"/>
      <w:marLeft w:val="0"/>
      <w:marRight w:val="0"/>
      <w:marTop w:val="0"/>
      <w:marBottom w:val="0"/>
      <w:divBdr>
        <w:top w:val="none" w:sz="0" w:space="0" w:color="auto"/>
        <w:left w:val="none" w:sz="0" w:space="0" w:color="auto"/>
        <w:bottom w:val="none" w:sz="0" w:space="0" w:color="auto"/>
        <w:right w:val="none" w:sz="0" w:space="0" w:color="auto"/>
      </w:divBdr>
    </w:div>
    <w:div w:id="765343031">
      <w:bodyDiv w:val="1"/>
      <w:marLeft w:val="0"/>
      <w:marRight w:val="0"/>
      <w:marTop w:val="0"/>
      <w:marBottom w:val="0"/>
      <w:divBdr>
        <w:top w:val="none" w:sz="0" w:space="0" w:color="auto"/>
        <w:left w:val="none" w:sz="0" w:space="0" w:color="auto"/>
        <w:bottom w:val="none" w:sz="0" w:space="0" w:color="auto"/>
        <w:right w:val="none" w:sz="0" w:space="0" w:color="auto"/>
      </w:divBdr>
    </w:div>
    <w:div w:id="765661307">
      <w:bodyDiv w:val="1"/>
      <w:marLeft w:val="0"/>
      <w:marRight w:val="0"/>
      <w:marTop w:val="0"/>
      <w:marBottom w:val="0"/>
      <w:divBdr>
        <w:top w:val="none" w:sz="0" w:space="0" w:color="auto"/>
        <w:left w:val="none" w:sz="0" w:space="0" w:color="auto"/>
        <w:bottom w:val="none" w:sz="0" w:space="0" w:color="auto"/>
        <w:right w:val="none" w:sz="0" w:space="0" w:color="auto"/>
      </w:divBdr>
    </w:div>
    <w:div w:id="765687638">
      <w:bodyDiv w:val="1"/>
      <w:marLeft w:val="0"/>
      <w:marRight w:val="0"/>
      <w:marTop w:val="0"/>
      <w:marBottom w:val="0"/>
      <w:divBdr>
        <w:top w:val="none" w:sz="0" w:space="0" w:color="auto"/>
        <w:left w:val="none" w:sz="0" w:space="0" w:color="auto"/>
        <w:bottom w:val="none" w:sz="0" w:space="0" w:color="auto"/>
        <w:right w:val="none" w:sz="0" w:space="0" w:color="auto"/>
      </w:divBdr>
    </w:div>
    <w:div w:id="765927947">
      <w:bodyDiv w:val="1"/>
      <w:marLeft w:val="0"/>
      <w:marRight w:val="0"/>
      <w:marTop w:val="0"/>
      <w:marBottom w:val="0"/>
      <w:divBdr>
        <w:top w:val="none" w:sz="0" w:space="0" w:color="auto"/>
        <w:left w:val="none" w:sz="0" w:space="0" w:color="auto"/>
        <w:bottom w:val="none" w:sz="0" w:space="0" w:color="auto"/>
        <w:right w:val="none" w:sz="0" w:space="0" w:color="auto"/>
      </w:divBdr>
    </w:div>
    <w:div w:id="767964713">
      <w:bodyDiv w:val="1"/>
      <w:marLeft w:val="0"/>
      <w:marRight w:val="0"/>
      <w:marTop w:val="0"/>
      <w:marBottom w:val="0"/>
      <w:divBdr>
        <w:top w:val="none" w:sz="0" w:space="0" w:color="auto"/>
        <w:left w:val="none" w:sz="0" w:space="0" w:color="auto"/>
        <w:bottom w:val="none" w:sz="0" w:space="0" w:color="auto"/>
        <w:right w:val="none" w:sz="0" w:space="0" w:color="auto"/>
      </w:divBdr>
    </w:div>
    <w:div w:id="769817450">
      <w:bodyDiv w:val="1"/>
      <w:marLeft w:val="0"/>
      <w:marRight w:val="0"/>
      <w:marTop w:val="0"/>
      <w:marBottom w:val="0"/>
      <w:divBdr>
        <w:top w:val="none" w:sz="0" w:space="0" w:color="auto"/>
        <w:left w:val="none" w:sz="0" w:space="0" w:color="auto"/>
        <w:bottom w:val="none" w:sz="0" w:space="0" w:color="auto"/>
        <w:right w:val="none" w:sz="0" w:space="0" w:color="auto"/>
      </w:divBdr>
    </w:div>
    <w:div w:id="771128287">
      <w:bodyDiv w:val="1"/>
      <w:marLeft w:val="0"/>
      <w:marRight w:val="0"/>
      <w:marTop w:val="0"/>
      <w:marBottom w:val="0"/>
      <w:divBdr>
        <w:top w:val="none" w:sz="0" w:space="0" w:color="auto"/>
        <w:left w:val="none" w:sz="0" w:space="0" w:color="auto"/>
        <w:bottom w:val="none" w:sz="0" w:space="0" w:color="auto"/>
        <w:right w:val="none" w:sz="0" w:space="0" w:color="auto"/>
      </w:divBdr>
    </w:div>
    <w:div w:id="772549731">
      <w:bodyDiv w:val="1"/>
      <w:marLeft w:val="0"/>
      <w:marRight w:val="0"/>
      <w:marTop w:val="0"/>
      <w:marBottom w:val="0"/>
      <w:divBdr>
        <w:top w:val="none" w:sz="0" w:space="0" w:color="auto"/>
        <w:left w:val="none" w:sz="0" w:space="0" w:color="auto"/>
        <w:bottom w:val="none" w:sz="0" w:space="0" w:color="auto"/>
        <w:right w:val="none" w:sz="0" w:space="0" w:color="auto"/>
      </w:divBdr>
    </w:div>
    <w:div w:id="773130850">
      <w:bodyDiv w:val="1"/>
      <w:marLeft w:val="0"/>
      <w:marRight w:val="0"/>
      <w:marTop w:val="0"/>
      <w:marBottom w:val="0"/>
      <w:divBdr>
        <w:top w:val="none" w:sz="0" w:space="0" w:color="auto"/>
        <w:left w:val="none" w:sz="0" w:space="0" w:color="auto"/>
        <w:bottom w:val="none" w:sz="0" w:space="0" w:color="auto"/>
        <w:right w:val="none" w:sz="0" w:space="0" w:color="auto"/>
      </w:divBdr>
    </w:div>
    <w:div w:id="773207094">
      <w:bodyDiv w:val="1"/>
      <w:marLeft w:val="0"/>
      <w:marRight w:val="0"/>
      <w:marTop w:val="0"/>
      <w:marBottom w:val="0"/>
      <w:divBdr>
        <w:top w:val="none" w:sz="0" w:space="0" w:color="auto"/>
        <w:left w:val="none" w:sz="0" w:space="0" w:color="auto"/>
        <w:bottom w:val="none" w:sz="0" w:space="0" w:color="auto"/>
        <w:right w:val="none" w:sz="0" w:space="0" w:color="auto"/>
      </w:divBdr>
    </w:div>
    <w:div w:id="773406334">
      <w:bodyDiv w:val="1"/>
      <w:marLeft w:val="0"/>
      <w:marRight w:val="0"/>
      <w:marTop w:val="0"/>
      <w:marBottom w:val="0"/>
      <w:divBdr>
        <w:top w:val="none" w:sz="0" w:space="0" w:color="auto"/>
        <w:left w:val="none" w:sz="0" w:space="0" w:color="auto"/>
        <w:bottom w:val="none" w:sz="0" w:space="0" w:color="auto"/>
        <w:right w:val="none" w:sz="0" w:space="0" w:color="auto"/>
      </w:divBdr>
    </w:div>
    <w:div w:id="773666668">
      <w:bodyDiv w:val="1"/>
      <w:marLeft w:val="0"/>
      <w:marRight w:val="0"/>
      <w:marTop w:val="0"/>
      <w:marBottom w:val="0"/>
      <w:divBdr>
        <w:top w:val="none" w:sz="0" w:space="0" w:color="auto"/>
        <w:left w:val="none" w:sz="0" w:space="0" w:color="auto"/>
        <w:bottom w:val="none" w:sz="0" w:space="0" w:color="auto"/>
        <w:right w:val="none" w:sz="0" w:space="0" w:color="auto"/>
      </w:divBdr>
    </w:div>
    <w:div w:id="776410165">
      <w:bodyDiv w:val="1"/>
      <w:marLeft w:val="0"/>
      <w:marRight w:val="0"/>
      <w:marTop w:val="0"/>
      <w:marBottom w:val="0"/>
      <w:divBdr>
        <w:top w:val="none" w:sz="0" w:space="0" w:color="auto"/>
        <w:left w:val="none" w:sz="0" w:space="0" w:color="auto"/>
        <w:bottom w:val="none" w:sz="0" w:space="0" w:color="auto"/>
        <w:right w:val="none" w:sz="0" w:space="0" w:color="auto"/>
      </w:divBdr>
    </w:div>
    <w:div w:id="777138302">
      <w:bodyDiv w:val="1"/>
      <w:marLeft w:val="0"/>
      <w:marRight w:val="0"/>
      <w:marTop w:val="0"/>
      <w:marBottom w:val="0"/>
      <w:divBdr>
        <w:top w:val="none" w:sz="0" w:space="0" w:color="auto"/>
        <w:left w:val="none" w:sz="0" w:space="0" w:color="auto"/>
        <w:bottom w:val="none" w:sz="0" w:space="0" w:color="auto"/>
        <w:right w:val="none" w:sz="0" w:space="0" w:color="auto"/>
      </w:divBdr>
    </w:div>
    <w:div w:id="777524626">
      <w:bodyDiv w:val="1"/>
      <w:marLeft w:val="0"/>
      <w:marRight w:val="0"/>
      <w:marTop w:val="0"/>
      <w:marBottom w:val="0"/>
      <w:divBdr>
        <w:top w:val="none" w:sz="0" w:space="0" w:color="auto"/>
        <w:left w:val="none" w:sz="0" w:space="0" w:color="auto"/>
        <w:bottom w:val="none" w:sz="0" w:space="0" w:color="auto"/>
        <w:right w:val="none" w:sz="0" w:space="0" w:color="auto"/>
      </w:divBdr>
    </w:div>
    <w:div w:id="781345772">
      <w:bodyDiv w:val="1"/>
      <w:marLeft w:val="0"/>
      <w:marRight w:val="0"/>
      <w:marTop w:val="0"/>
      <w:marBottom w:val="0"/>
      <w:divBdr>
        <w:top w:val="none" w:sz="0" w:space="0" w:color="auto"/>
        <w:left w:val="none" w:sz="0" w:space="0" w:color="auto"/>
        <w:bottom w:val="none" w:sz="0" w:space="0" w:color="auto"/>
        <w:right w:val="none" w:sz="0" w:space="0" w:color="auto"/>
      </w:divBdr>
    </w:div>
    <w:div w:id="781463057">
      <w:bodyDiv w:val="1"/>
      <w:marLeft w:val="0"/>
      <w:marRight w:val="0"/>
      <w:marTop w:val="0"/>
      <w:marBottom w:val="0"/>
      <w:divBdr>
        <w:top w:val="none" w:sz="0" w:space="0" w:color="auto"/>
        <w:left w:val="none" w:sz="0" w:space="0" w:color="auto"/>
        <w:bottom w:val="none" w:sz="0" w:space="0" w:color="auto"/>
        <w:right w:val="none" w:sz="0" w:space="0" w:color="auto"/>
      </w:divBdr>
    </w:div>
    <w:div w:id="785540737">
      <w:bodyDiv w:val="1"/>
      <w:marLeft w:val="0"/>
      <w:marRight w:val="0"/>
      <w:marTop w:val="0"/>
      <w:marBottom w:val="0"/>
      <w:divBdr>
        <w:top w:val="none" w:sz="0" w:space="0" w:color="auto"/>
        <w:left w:val="none" w:sz="0" w:space="0" w:color="auto"/>
        <w:bottom w:val="none" w:sz="0" w:space="0" w:color="auto"/>
        <w:right w:val="none" w:sz="0" w:space="0" w:color="auto"/>
      </w:divBdr>
    </w:div>
    <w:div w:id="788626162">
      <w:bodyDiv w:val="1"/>
      <w:marLeft w:val="0"/>
      <w:marRight w:val="0"/>
      <w:marTop w:val="0"/>
      <w:marBottom w:val="0"/>
      <w:divBdr>
        <w:top w:val="none" w:sz="0" w:space="0" w:color="auto"/>
        <w:left w:val="none" w:sz="0" w:space="0" w:color="auto"/>
        <w:bottom w:val="none" w:sz="0" w:space="0" w:color="auto"/>
        <w:right w:val="none" w:sz="0" w:space="0" w:color="auto"/>
      </w:divBdr>
    </w:div>
    <w:div w:id="791440059">
      <w:bodyDiv w:val="1"/>
      <w:marLeft w:val="0"/>
      <w:marRight w:val="0"/>
      <w:marTop w:val="0"/>
      <w:marBottom w:val="0"/>
      <w:divBdr>
        <w:top w:val="none" w:sz="0" w:space="0" w:color="auto"/>
        <w:left w:val="none" w:sz="0" w:space="0" w:color="auto"/>
        <w:bottom w:val="none" w:sz="0" w:space="0" w:color="auto"/>
        <w:right w:val="none" w:sz="0" w:space="0" w:color="auto"/>
      </w:divBdr>
    </w:div>
    <w:div w:id="794755282">
      <w:bodyDiv w:val="1"/>
      <w:marLeft w:val="0"/>
      <w:marRight w:val="0"/>
      <w:marTop w:val="0"/>
      <w:marBottom w:val="0"/>
      <w:divBdr>
        <w:top w:val="none" w:sz="0" w:space="0" w:color="auto"/>
        <w:left w:val="none" w:sz="0" w:space="0" w:color="auto"/>
        <w:bottom w:val="none" w:sz="0" w:space="0" w:color="auto"/>
        <w:right w:val="none" w:sz="0" w:space="0" w:color="auto"/>
      </w:divBdr>
    </w:div>
    <w:div w:id="796022084">
      <w:bodyDiv w:val="1"/>
      <w:marLeft w:val="0"/>
      <w:marRight w:val="0"/>
      <w:marTop w:val="0"/>
      <w:marBottom w:val="0"/>
      <w:divBdr>
        <w:top w:val="none" w:sz="0" w:space="0" w:color="auto"/>
        <w:left w:val="none" w:sz="0" w:space="0" w:color="auto"/>
        <w:bottom w:val="none" w:sz="0" w:space="0" w:color="auto"/>
        <w:right w:val="none" w:sz="0" w:space="0" w:color="auto"/>
      </w:divBdr>
    </w:div>
    <w:div w:id="799687254">
      <w:bodyDiv w:val="1"/>
      <w:marLeft w:val="0"/>
      <w:marRight w:val="0"/>
      <w:marTop w:val="0"/>
      <w:marBottom w:val="0"/>
      <w:divBdr>
        <w:top w:val="none" w:sz="0" w:space="0" w:color="auto"/>
        <w:left w:val="none" w:sz="0" w:space="0" w:color="auto"/>
        <w:bottom w:val="none" w:sz="0" w:space="0" w:color="auto"/>
        <w:right w:val="none" w:sz="0" w:space="0" w:color="auto"/>
      </w:divBdr>
    </w:div>
    <w:div w:id="801461790">
      <w:bodyDiv w:val="1"/>
      <w:marLeft w:val="0"/>
      <w:marRight w:val="0"/>
      <w:marTop w:val="0"/>
      <w:marBottom w:val="0"/>
      <w:divBdr>
        <w:top w:val="none" w:sz="0" w:space="0" w:color="auto"/>
        <w:left w:val="none" w:sz="0" w:space="0" w:color="auto"/>
        <w:bottom w:val="none" w:sz="0" w:space="0" w:color="auto"/>
        <w:right w:val="none" w:sz="0" w:space="0" w:color="auto"/>
      </w:divBdr>
    </w:div>
    <w:div w:id="801651380">
      <w:bodyDiv w:val="1"/>
      <w:marLeft w:val="0"/>
      <w:marRight w:val="0"/>
      <w:marTop w:val="0"/>
      <w:marBottom w:val="0"/>
      <w:divBdr>
        <w:top w:val="none" w:sz="0" w:space="0" w:color="auto"/>
        <w:left w:val="none" w:sz="0" w:space="0" w:color="auto"/>
        <w:bottom w:val="none" w:sz="0" w:space="0" w:color="auto"/>
        <w:right w:val="none" w:sz="0" w:space="0" w:color="auto"/>
      </w:divBdr>
    </w:div>
    <w:div w:id="804740373">
      <w:bodyDiv w:val="1"/>
      <w:marLeft w:val="0"/>
      <w:marRight w:val="0"/>
      <w:marTop w:val="0"/>
      <w:marBottom w:val="0"/>
      <w:divBdr>
        <w:top w:val="none" w:sz="0" w:space="0" w:color="auto"/>
        <w:left w:val="none" w:sz="0" w:space="0" w:color="auto"/>
        <w:bottom w:val="none" w:sz="0" w:space="0" w:color="auto"/>
        <w:right w:val="none" w:sz="0" w:space="0" w:color="auto"/>
      </w:divBdr>
    </w:div>
    <w:div w:id="805393093">
      <w:bodyDiv w:val="1"/>
      <w:marLeft w:val="0"/>
      <w:marRight w:val="0"/>
      <w:marTop w:val="0"/>
      <w:marBottom w:val="0"/>
      <w:divBdr>
        <w:top w:val="none" w:sz="0" w:space="0" w:color="auto"/>
        <w:left w:val="none" w:sz="0" w:space="0" w:color="auto"/>
        <w:bottom w:val="none" w:sz="0" w:space="0" w:color="auto"/>
        <w:right w:val="none" w:sz="0" w:space="0" w:color="auto"/>
      </w:divBdr>
    </w:div>
    <w:div w:id="812214843">
      <w:bodyDiv w:val="1"/>
      <w:marLeft w:val="0"/>
      <w:marRight w:val="0"/>
      <w:marTop w:val="0"/>
      <w:marBottom w:val="0"/>
      <w:divBdr>
        <w:top w:val="none" w:sz="0" w:space="0" w:color="auto"/>
        <w:left w:val="none" w:sz="0" w:space="0" w:color="auto"/>
        <w:bottom w:val="none" w:sz="0" w:space="0" w:color="auto"/>
        <w:right w:val="none" w:sz="0" w:space="0" w:color="auto"/>
      </w:divBdr>
    </w:div>
    <w:div w:id="812722775">
      <w:bodyDiv w:val="1"/>
      <w:marLeft w:val="0"/>
      <w:marRight w:val="0"/>
      <w:marTop w:val="0"/>
      <w:marBottom w:val="0"/>
      <w:divBdr>
        <w:top w:val="none" w:sz="0" w:space="0" w:color="auto"/>
        <w:left w:val="none" w:sz="0" w:space="0" w:color="auto"/>
        <w:bottom w:val="none" w:sz="0" w:space="0" w:color="auto"/>
        <w:right w:val="none" w:sz="0" w:space="0" w:color="auto"/>
      </w:divBdr>
    </w:div>
    <w:div w:id="813640662">
      <w:bodyDiv w:val="1"/>
      <w:marLeft w:val="0"/>
      <w:marRight w:val="0"/>
      <w:marTop w:val="0"/>
      <w:marBottom w:val="0"/>
      <w:divBdr>
        <w:top w:val="none" w:sz="0" w:space="0" w:color="auto"/>
        <w:left w:val="none" w:sz="0" w:space="0" w:color="auto"/>
        <w:bottom w:val="none" w:sz="0" w:space="0" w:color="auto"/>
        <w:right w:val="none" w:sz="0" w:space="0" w:color="auto"/>
      </w:divBdr>
    </w:div>
    <w:div w:id="815417449">
      <w:bodyDiv w:val="1"/>
      <w:marLeft w:val="0"/>
      <w:marRight w:val="0"/>
      <w:marTop w:val="0"/>
      <w:marBottom w:val="0"/>
      <w:divBdr>
        <w:top w:val="none" w:sz="0" w:space="0" w:color="auto"/>
        <w:left w:val="none" w:sz="0" w:space="0" w:color="auto"/>
        <w:bottom w:val="none" w:sz="0" w:space="0" w:color="auto"/>
        <w:right w:val="none" w:sz="0" w:space="0" w:color="auto"/>
      </w:divBdr>
    </w:div>
    <w:div w:id="817649571">
      <w:bodyDiv w:val="1"/>
      <w:marLeft w:val="0"/>
      <w:marRight w:val="0"/>
      <w:marTop w:val="0"/>
      <w:marBottom w:val="0"/>
      <w:divBdr>
        <w:top w:val="none" w:sz="0" w:space="0" w:color="auto"/>
        <w:left w:val="none" w:sz="0" w:space="0" w:color="auto"/>
        <w:bottom w:val="none" w:sz="0" w:space="0" w:color="auto"/>
        <w:right w:val="none" w:sz="0" w:space="0" w:color="auto"/>
      </w:divBdr>
    </w:div>
    <w:div w:id="817914392">
      <w:bodyDiv w:val="1"/>
      <w:marLeft w:val="0"/>
      <w:marRight w:val="0"/>
      <w:marTop w:val="0"/>
      <w:marBottom w:val="0"/>
      <w:divBdr>
        <w:top w:val="none" w:sz="0" w:space="0" w:color="auto"/>
        <w:left w:val="none" w:sz="0" w:space="0" w:color="auto"/>
        <w:bottom w:val="none" w:sz="0" w:space="0" w:color="auto"/>
        <w:right w:val="none" w:sz="0" w:space="0" w:color="auto"/>
      </w:divBdr>
    </w:div>
    <w:div w:id="822237940">
      <w:bodyDiv w:val="1"/>
      <w:marLeft w:val="0"/>
      <w:marRight w:val="0"/>
      <w:marTop w:val="0"/>
      <w:marBottom w:val="0"/>
      <w:divBdr>
        <w:top w:val="none" w:sz="0" w:space="0" w:color="auto"/>
        <w:left w:val="none" w:sz="0" w:space="0" w:color="auto"/>
        <w:bottom w:val="none" w:sz="0" w:space="0" w:color="auto"/>
        <w:right w:val="none" w:sz="0" w:space="0" w:color="auto"/>
      </w:divBdr>
    </w:div>
    <w:div w:id="823205881">
      <w:bodyDiv w:val="1"/>
      <w:marLeft w:val="0"/>
      <w:marRight w:val="0"/>
      <w:marTop w:val="0"/>
      <w:marBottom w:val="0"/>
      <w:divBdr>
        <w:top w:val="none" w:sz="0" w:space="0" w:color="auto"/>
        <w:left w:val="none" w:sz="0" w:space="0" w:color="auto"/>
        <w:bottom w:val="none" w:sz="0" w:space="0" w:color="auto"/>
        <w:right w:val="none" w:sz="0" w:space="0" w:color="auto"/>
      </w:divBdr>
    </w:div>
    <w:div w:id="825777720">
      <w:bodyDiv w:val="1"/>
      <w:marLeft w:val="0"/>
      <w:marRight w:val="0"/>
      <w:marTop w:val="0"/>
      <w:marBottom w:val="0"/>
      <w:divBdr>
        <w:top w:val="none" w:sz="0" w:space="0" w:color="auto"/>
        <w:left w:val="none" w:sz="0" w:space="0" w:color="auto"/>
        <w:bottom w:val="none" w:sz="0" w:space="0" w:color="auto"/>
        <w:right w:val="none" w:sz="0" w:space="0" w:color="auto"/>
      </w:divBdr>
    </w:div>
    <w:div w:id="828013705">
      <w:bodyDiv w:val="1"/>
      <w:marLeft w:val="0"/>
      <w:marRight w:val="0"/>
      <w:marTop w:val="0"/>
      <w:marBottom w:val="0"/>
      <w:divBdr>
        <w:top w:val="none" w:sz="0" w:space="0" w:color="auto"/>
        <w:left w:val="none" w:sz="0" w:space="0" w:color="auto"/>
        <w:bottom w:val="none" w:sz="0" w:space="0" w:color="auto"/>
        <w:right w:val="none" w:sz="0" w:space="0" w:color="auto"/>
      </w:divBdr>
    </w:div>
    <w:div w:id="829566548">
      <w:bodyDiv w:val="1"/>
      <w:marLeft w:val="0"/>
      <w:marRight w:val="0"/>
      <w:marTop w:val="0"/>
      <w:marBottom w:val="0"/>
      <w:divBdr>
        <w:top w:val="none" w:sz="0" w:space="0" w:color="auto"/>
        <w:left w:val="none" w:sz="0" w:space="0" w:color="auto"/>
        <w:bottom w:val="none" w:sz="0" w:space="0" w:color="auto"/>
        <w:right w:val="none" w:sz="0" w:space="0" w:color="auto"/>
      </w:divBdr>
    </w:div>
    <w:div w:id="830025409">
      <w:bodyDiv w:val="1"/>
      <w:marLeft w:val="0"/>
      <w:marRight w:val="0"/>
      <w:marTop w:val="0"/>
      <w:marBottom w:val="0"/>
      <w:divBdr>
        <w:top w:val="none" w:sz="0" w:space="0" w:color="auto"/>
        <w:left w:val="none" w:sz="0" w:space="0" w:color="auto"/>
        <w:bottom w:val="none" w:sz="0" w:space="0" w:color="auto"/>
        <w:right w:val="none" w:sz="0" w:space="0" w:color="auto"/>
      </w:divBdr>
    </w:div>
    <w:div w:id="831291209">
      <w:bodyDiv w:val="1"/>
      <w:marLeft w:val="0"/>
      <w:marRight w:val="0"/>
      <w:marTop w:val="0"/>
      <w:marBottom w:val="0"/>
      <w:divBdr>
        <w:top w:val="none" w:sz="0" w:space="0" w:color="auto"/>
        <w:left w:val="none" w:sz="0" w:space="0" w:color="auto"/>
        <w:bottom w:val="none" w:sz="0" w:space="0" w:color="auto"/>
        <w:right w:val="none" w:sz="0" w:space="0" w:color="auto"/>
      </w:divBdr>
    </w:div>
    <w:div w:id="832185699">
      <w:bodyDiv w:val="1"/>
      <w:marLeft w:val="0"/>
      <w:marRight w:val="0"/>
      <w:marTop w:val="0"/>
      <w:marBottom w:val="0"/>
      <w:divBdr>
        <w:top w:val="none" w:sz="0" w:space="0" w:color="auto"/>
        <w:left w:val="none" w:sz="0" w:space="0" w:color="auto"/>
        <w:bottom w:val="none" w:sz="0" w:space="0" w:color="auto"/>
        <w:right w:val="none" w:sz="0" w:space="0" w:color="auto"/>
      </w:divBdr>
    </w:div>
    <w:div w:id="833496983">
      <w:bodyDiv w:val="1"/>
      <w:marLeft w:val="0"/>
      <w:marRight w:val="0"/>
      <w:marTop w:val="0"/>
      <w:marBottom w:val="0"/>
      <w:divBdr>
        <w:top w:val="none" w:sz="0" w:space="0" w:color="auto"/>
        <w:left w:val="none" w:sz="0" w:space="0" w:color="auto"/>
        <w:bottom w:val="none" w:sz="0" w:space="0" w:color="auto"/>
        <w:right w:val="none" w:sz="0" w:space="0" w:color="auto"/>
      </w:divBdr>
    </w:div>
    <w:div w:id="833758744">
      <w:bodyDiv w:val="1"/>
      <w:marLeft w:val="0"/>
      <w:marRight w:val="0"/>
      <w:marTop w:val="0"/>
      <w:marBottom w:val="0"/>
      <w:divBdr>
        <w:top w:val="none" w:sz="0" w:space="0" w:color="auto"/>
        <w:left w:val="none" w:sz="0" w:space="0" w:color="auto"/>
        <w:bottom w:val="none" w:sz="0" w:space="0" w:color="auto"/>
        <w:right w:val="none" w:sz="0" w:space="0" w:color="auto"/>
      </w:divBdr>
    </w:div>
    <w:div w:id="835658337">
      <w:bodyDiv w:val="1"/>
      <w:marLeft w:val="0"/>
      <w:marRight w:val="0"/>
      <w:marTop w:val="0"/>
      <w:marBottom w:val="0"/>
      <w:divBdr>
        <w:top w:val="none" w:sz="0" w:space="0" w:color="auto"/>
        <w:left w:val="none" w:sz="0" w:space="0" w:color="auto"/>
        <w:bottom w:val="none" w:sz="0" w:space="0" w:color="auto"/>
        <w:right w:val="none" w:sz="0" w:space="0" w:color="auto"/>
      </w:divBdr>
    </w:div>
    <w:div w:id="837042721">
      <w:bodyDiv w:val="1"/>
      <w:marLeft w:val="0"/>
      <w:marRight w:val="0"/>
      <w:marTop w:val="0"/>
      <w:marBottom w:val="0"/>
      <w:divBdr>
        <w:top w:val="none" w:sz="0" w:space="0" w:color="auto"/>
        <w:left w:val="none" w:sz="0" w:space="0" w:color="auto"/>
        <w:bottom w:val="none" w:sz="0" w:space="0" w:color="auto"/>
        <w:right w:val="none" w:sz="0" w:space="0" w:color="auto"/>
      </w:divBdr>
    </w:div>
    <w:div w:id="838347899">
      <w:bodyDiv w:val="1"/>
      <w:marLeft w:val="0"/>
      <w:marRight w:val="0"/>
      <w:marTop w:val="0"/>
      <w:marBottom w:val="0"/>
      <w:divBdr>
        <w:top w:val="none" w:sz="0" w:space="0" w:color="auto"/>
        <w:left w:val="none" w:sz="0" w:space="0" w:color="auto"/>
        <w:bottom w:val="none" w:sz="0" w:space="0" w:color="auto"/>
        <w:right w:val="none" w:sz="0" w:space="0" w:color="auto"/>
      </w:divBdr>
    </w:div>
    <w:div w:id="843587772">
      <w:bodyDiv w:val="1"/>
      <w:marLeft w:val="0"/>
      <w:marRight w:val="0"/>
      <w:marTop w:val="0"/>
      <w:marBottom w:val="0"/>
      <w:divBdr>
        <w:top w:val="none" w:sz="0" w:space="0" w:color="auto"/>
        <w:left w:val="none" w:sz="0" w:space="0" w:color="auto"/>
        <w:bottom w:val="none" w:sz="0" w:space="0" w:color="auto"/>
        <w:right w:val="none" w:sz="0" w:space="0" w:color="auto"/>
      </w:divBdr>
    </w:div>
    <w:div w:id="843740181">
      <w:bodyDiv w:val="1"/>
      <w:marLeft w:val="0"/>
      <w:marRight w:val="0"/>
      <w:marTop w:val="0"/>
      <w:marBottom w:val="0"/>
      <w:divBdr>
        <w:top w:val="none" w:sz="0" w:space="0" w:color="auto"/>
        <w:left w:val="none" w:sz="0" w:space="0" w:color="auto"/>
        <w:bottom w:val="none" w:sz="0" w:space="0" w:color="auto"/>
        <w:right w:val="none" w:sz="0" w:space="0" w:color="auto"/>
      </w:divBdr>
    </w:div>
    <w:div w:id="845749228">
      <w:bodyDiv w:val="1"/>
      <w:marLeft w:val="0"/>
      <w:marRight w:val="0"/>
      <w:marTop w:val="0"/>
      <w:marBottom w:val="0"/>
      <w:divBdr>
        <w:top w:val="none" w:sz="0" w:space="0" w:color="auto"/>
        <w:left w:val="none" w:sz="0" w:space="0" w:color="auto"/>
        <w:bottom w:val="none" w:sz="0" w:space="0" w:color="auto"/>
        <w:right w:val="none" w:sz="0" w:space="0" w:color="auto"/>
      </w:divBdr>
    </w:div>
    <w:div w:id="846477755">
      <w:bodyDiv w:val="1"/>
      <w:marLeft w:val="0"/>
      <w:marRight w:val="0"/>
      <w:marTop w:val="0"/>
      <w:marBottom w:val="0"/>
      <w:divBdr>
        <w:top w:val="none" w:sz="0" w:space="0" w:color="auto"/>
        <w:left w:val="none" w:sz="0" w:space="0" w:color="auto"/>
        <w:bottom w:val="none" w:sz="0" w:space="0" w:color="auto"/>
        <w:right w:val="none" w:sz="0" w:space="0" w:color="auto"/>
      </w:divBdr>
    </w:div>
    <w:div w:id="846871251">
      <w:bodyDiv w:val="1"/>
      <w:marLeft w:val="0"/>
      <w:marRight w:val="0"/>
      <w:marTop w:val="0"/>
      <w:marBottom w:val="0"/>
      <w:divBdr>
        <w:top w:val="none" w:sz="0" w:space="0" w:color="auto"/>
        <w:left w:val="none" w:sz="0" w:space="0" w:color="auto"/>
        <w:bottom w:val="none" w:sz="0" w:space="0" w:color="auto"/>
        <w:right w:val="none" w:sz="0" w:space="0" w:color="auto"/>
      </w:divBdr>
    </w:div>
    <w:div w:id="846946502">
      <w:bodyDiv w:val="1"/>
      <w:marLeft w:val="0"/>
      <w:marRight w:val="0"/>
      <w:marTop w:val="0"/>
      <w:marBottom w:val="0"/>
      <w:divBdr>
        <w:top w:val="none" w:sz="0" w:space="0" w:color="auto"/>
        <w:left w:val="none" w:sz="0" w:space="0" w:color="auto"/>
        <w:bottom w:val="none" w:sz="0" w:space="0" w:color="auto"/>
        <w:right w:val="none" w:sz="0" w:space="0" w:color="auto"/>
      </w:divBdr>
    </w:div>
    <w:div w:id="847520810">
      <w:bodyDiv w:val="1"/>
      <w:marLeft w:val="0"/>
      <w:marRight w:val="0"/>
      <w:marTop w:val="0"/>
      <w:marBottom w:val="0"/>
      <w:divBdr>
        <w:top w:val="none" w:sz="0" w:space="0" w:color="auto"/>
        <w:left w:val="none" w:sz="0" w:space="0" w:color="auto"/>
        <w:bottom w:val="none" w:sz="0" w:space="0" w:color="auto"/>
        <w:right w:val="none" w:sz="0" w:space="0" w:color="auto"/>
      </w:divBdr>
    </w:div>
    <w:div w:id="854927328">
      <w:bodyDiv w:val="1"/>
      <w:marLeft w:val="0"/>
      <w:marRight w:val="0"/>
      <w:marTop w:val="0"/>
      <w:marBottom w:val="0"/>
      <w:divBdr>
        <w:top w:val="none" w:sz="0" w:space="0" w:color="auto"/>
        <w:left w:val="none" w:sz="0" w:space="0" w:color="auto"/>
        <w:bottom w:val="none" w:sz="0" w:space="0" w:color="auto"/>
        <w:right w:val="none" w:sz="0" w:space="0" w:color="auto"/>
      </w:divBdr>
    </w:div>
    <w:div w:id="855003092">
      <w:bodyDiv w:val="1"/>
      <w:marLeft w:val="0"/>
      <w:marRight w:val="0"/>
      <w:marTop w:val="0"/>
      <w:marBottom w:val="0"/>
      <w:divBdr>
        <w:top w:val="none" w:sz="0" w:space="0" w:color="auto"/>
        <w:left w:val="none" w:sz="0" w:space="0" w:color="auto"/>
        <w:bottom w:val="none" w:sz="0" w:space="0" w:color="auto"/>
        <w:right w:val="none" w:sz="0" w:space="0" w:color="auto"/>
      </w:divBdr>
    </w:div>
    <w:div w:id="856045334">
      <w:bodyDiv w:val="1"/>
      <w:marLeft w:val="0"/>
      <w:marRight w:val="0"/>
      <w:marTop w:val="0"/>
      <w:marBottom w:val="0"/>
      <w:divBdr>
        <w:top w:val="none" w:sz="0" w:space="0" w:color="auto"/>
        <w:left w:val="none" w:sz="0" w:space="0" w:color="auto"/>
        <w:bottom w:val="none" w:sz="0" w:space="0" w:color="auto"/>
        <w:right w:val="none" w:sz="0" w:space="0" w:color="auto"/>
      </w:divBdr>
    </w:div>
    <w:div w:id="860751407">
      <w:bodyDiv w:val="1"/>
      <w:marLeft w:val="0"/>
      <w:marRight w:val="0"/>
      <w:marTop w:val="0"/>
      <w:marBottom w:val="0"/>
      <w:divBdr>
        <w:top w:val="none" w:sz="0" w:space="0" w:color="auto"/>
        <w:left w:val="none" w:sz="0" w:space="0" w:color="auto"/>
        <w:bottom w:val="none" w:sz="0" w:space="0" w:color="auto"/>
        <w:right w:val="none" w:sz="0" w:space="0" w:color="auto"/>
      </w:divBdr>
    </w:div>
    <w:div w:id="866483838">
      <w:bodyDiv w:val="1"/>
      <w:marLeft w:val="0"/>
      <w:marRight w:val="0"/>
      <w:marTop w:val="0"/>
      <w:marBottom w:val="0"/>
      <w:divBdr>
        <w:top w:val="none" w:sz="0" w:space="0" w:color="auto"/>
        <w:left w:val="none" w:sz="0" w:space="0" w:color="auto"/>
        <w:bottom w:val="none" w:sz="0" w:space="0" w:color="auto"/>
        <w:right w:val="none" w:sz="0" w:space="0" w:color="auto"/>
      </w:divBdr>
    </w:div>
    <w:div w:id="867794373">
      <w:bodyDiv w:val="1"/>
      <w:marLeft w:val="0"/>
      <w:marRight w:val="0"/>
      <w:marTop w:val="0"/>
      <w:marBottom w:val="0"/>
      <w:divBdr>
        <w:top w:val="none" w:sz="0" w:space="0" w:color="auto"/>
        <w:left w:val="none" w:sz="0" w:space="0" w:color="auto"/>
        <w:bottom w:val="none" w:sz="0" w:space="0" w:color="auto"/>
        <w:right w:val="none" w:sz="0" w:space="0" w:color="auto"/>
      </w:divBdr>
    </w:div>
    <w:div w:id="868107190">
      <w:bodyDiv w:val="1"/>
      <w:marLeft w:val="0"/>
      <w:marRight w:val="0"/>
      <w:marTop w:val="0"/>
      <w:marBottom w:val="0"/>
      <w:divBdr>
        <w:top w:val="none" w:sz="0" w:space="0" w:color="auto"/>
        <w:left w:val="none" w:sz="0" w:space="0" w:color="auto"/>
        <w:bottom w:val="none" w:sz="0" w:space="0" w:color="auto"/>
        <w:right w:val="none" w:sz="0" w:space="0" w:color="auto"/>
      </w:divBdr>
    </w:div>
    <w:div w:id="870189983">
      <w:bodyDiv w:val="1"/>
      <w:marLeft w:val="0"/>
      <w:marRight w:val="0"/>
      <w:marTop w:val="0"/>
      <w:marBottom w:val="0"/>
      <w:divBdr>
        <w:top w:val="none" w:sz="0" w:space="0" w:color="auto"/>
        <w:left w:val="none" w:sz="0" w:space="0" w:color="auto"/>
        <w:bottom w:val="none" w:sz="0" w:space="0" w:color="auto"/>
        <w:right w:val="none" w:sz="0" w:space="0" w:color="auto"/>
      </w:divBdr>
    </w:div>
    <w:div w:id="870998374">
      <w:bodyDiv w:val="1"/>
      <w:marLeft w:val="0"/>
      <w:marRight w:val="0"/>
      <w:marTop w:val="0"/>
      <w:marBottom w:val="0"/>
      <w:divBdr>
        <w:top w:val="none" w:sz="0" w:space="0" w:color="auto"/>
        <w:left w:val="none" w:sz="0" w:space="0" w:color="auto"/>
        <w:bottom w:val="none" w:sz="0" w:space="0" w:color="auto"/>
        <w:right w:val="none" w:sz="0" w:space="0" w:color="auto"/>
      </w:divBdr>
    </w:div>
    <w:div w:id="871307781">
      <w:bodyDiv w:val="1"/>
      <w:marLeft w:val="0"/>
      <w:marRight w:val="0"/>
      <w:marTop w:val="0"/>
      <w:marBottom w:val="0"/>
      <w:divBdr>
        <w:top w:val="none" w:sz="0" w:space="0" w:color="auto"/>
        <w:left w:val="none" w:sz="0" w:space="0" w:color="auto"/>
        <w:bottom w:val="none" w:sz="0" w:space="0" w:color="auto"/>
        <w:right w:val="none" w:sz="0" w:space="0" w:color="auto"/>
      </w:divBdr>
    </w:div>
    <w:div w:id="874004524">
      <w:bodyDiv w:val="1"/>
      <w:marLeft w:val="0"/>
      <w:marRight w:val="0"/>
      <w:marTop w:val="0"/>
      <w:marBottom w:val="0"/>
      <w:divBdr>
        <w:top w:val="none" w:sz="0" w:space="0" w:color="auto"/>
        <w:left w:val="none" w:sz="0" w:space="0" w:color="auto"/>
        <w:bottom w:val="none" w:sz="0" w:space="0" w:color="auto"/>
        <w:right w:val="none" w:sz="0" w:space="0" w:color="auto"/>
      </w:divBdr>
    </w:div>
    <w:div w:id="878319241">
      <w:bodyDiv w:val="1"/>
      <w:marLeft w:val="0"/>
      <w:marRight w:val="0"/>
      <w:marTop w:val="0"/>
      <w:marBottom w:val="0"/>
      <w:divBdr>
        <w:top w:val="none" w:sz="0" w:space="0" w:color="auto"/>
        <w:left w:val="none" w:sz="0" w:space="0" w:color="auto"/>
        <w:bottom w:val="none" w:sz="0" w:space="0" w:color="auto"/>
        <w:right w:val="none" w:sz="0" w:space="0" w:color="auto"/>
      </w:divBdr>
    </w:div>
    <w:div w:id="878469375">
      <w:bodyDiv w:val="1"/>
      <w:marLeft w:val="0"/>
      <w:marRight w:val="0"/>
      <w:marTop w:val="0"/>
      <w:marBottom w:val="0"/>
      <w:divBdr>
        <w:top w:val="none" w:sz="0" w:space="0" w:color="auto"/>
        <w:left w:val="none" w:sz="0" w:space="0" w:color="auto"/>
        <w:bottom w:val="none" w:sz="0" w:space="0" w:color="auto"/>
        <w:right w:val="none" w:sz="0" w:space="0" w:color="auto"/>
      </w:divBdr>
    </w:div>
    <w:div w:id="878974659">
      <w:bodyDiv w:val="1"/>
      <w:marLeft w:val="0"/>
      <w:marRight w:val="0"/>
      <w:marTop w:val="0"/>
      <w:marBottom w:val="0"/>
      <w:divBdr>
        <w:top w:val="none" w:sz="0" w:space="0" w:color="auto"/>
        <w:left w:val="none" w:sz="0" w:space="0" w:color="auto"/>
        <w:bottom w:val="none" w:sz="0" w:space="0" w:color="auto"/>
        <w:right w:val="none" w:sz="0" w:space="0" w:color="auto"/>
      </w:divBdr>
    </w:div>
    <w:div w:id="880820503">
      <w:bodyDiv w:val="1"/>
      <w:marLeft w:val="0"/>
      <w:marRight w:val="0"/>
      <w:marTop w:val="0"/>
      <w:marBottom w:val="0"/>
      <w:divBdr>
        <w:top w:val="none" w:sz="0" w:space="0" w:color="auto"/>
        <w:left w:val="none" w:sz="0" w:space="0" w:color="auto"/>
        <w:bottom w:val="none" w:sz="0" w:space="0" w:color="auto"/>
        <w:right w:val="none" w:sz="0" w:space="0" w:color="auto"/>
      </w:divBdr>
    </w:div>
    <w:div w:id="881137205">
      <w:bodyDiv w:val="1"/>
      <w:marLeft w:val="0"/>
      <w:marRight w:val="0"/>
      <w:marTop w:val="0"/>
      <w:marBottom w:val="0"/>
      <w:divBdr>
        <w:top w:val="none" w:sz="0" w:space="0" w:color="auto"/>
        <w:left w:val="none" w:sz="0" w:space="0" w:color="auto"/>
        <w:bottom w:val="none" w:sz="0" w:space="0" w:color="auto"/>
        <w:right w:val="none" w:sz="0" w:space="0" w:color="auto"/>
      </w:divBdr>
    </w:div>
    <w:div w:id="881668184">
      <w:bodyDiv w:val="1"/>
      <w:marLeft w:val="0"/>
      <w:marRight w:val="0"/>
      <w:marTop w:val="0"/>
      <w:marBottom w:val="0"/>
      <w:divBdr>
        <w:top w:val="none" w:sz="0" w:space="0" w:color="auto"/>
        <w:left w:val="none" w:sz="0" w:space="0" w:color="auto"/>
        <w:bottom w:val="none" w:sz="0" w:space="0" w:color="auto"/>
        <w:right w:val="none" w:sz="0" w:space="0" w:color="auto"/>
      </w:divBdr>
    </w:div>
    <w:div w:id="883063179">
      <w:bodyDiv w:val="1"/>
      <w:marLeft w:val="0"/>
      <w:marRight w:val="0"/>
      <w:marTop w:val="0"/>
      <w:marBottom w:val="0"/>
      <w:divBdr>
        <w:top w:val="none" w:sz="0" w:space="0" w:color="auto"/>
        <w:left w:val="none" w:sz="0" w:space="0" w:color="auto"/>
        <w:bottom w:val="none" w:sz="0" w:space="0" w:color="auto"/>
        <w:right w:val="none" w:sz="0" w:space="0" w:color="auto"/>
      </w:divBdr>
    </w:div>
    <w:div w:id="885533144">
      <w:bodyDiv w:val="1"/>
      <w:marLeft w:val="0"/>
      <w:marRight w:val="0"/>
      <w:marTop w:val="0"/>
      <w:marBottom w:val="0"/>
      <w:divBdr>
        <w:top w:val="none" w:sz="0" w:space="0" w:color="auto"/>
        <w:left w:val="none" w:sz="0" w:space="0" w:color="auto"/>
        <w:bottom w:val="none" w:sz="0" w:space="0" w:color="auto"/>
        <w:right w:val="none" w:sz="0" w:space="0" w:color="auto"/>
      </w:divBdr>
    </w:div>
    <w:div w:id="885684270">
      <w:bodyDiv w:val="1"/>
      <w:marLeft w:val="0"/>
      <w:marRight w:val="0"/>
      <w:marTop w:val="0"/>
      <w:marBottom w:val="0"/>
      <w:divBdr>
        <w:top w:val="none" w:sz="0" w:space="0" w:color="auto"/>
        <w:left w:val="none" w:sz="0" w:space="0" w:color="auto"/>
        <w:bottom w:val="none" w:sz="0" w:space="0" w:color="auto"/>
        <w:right w:val="none" w:sz="0" w:space="0" w:color="auto"/>
      </w:divBdr>
    </w:div>
    <w:div w:id="885947418">
      <w:bodyDiv w:val="1"/>
      <w:marLeft w:val="0"/>
      <w:marRight w:val="0"/>
      <w:marTop w:val="0"/>
      <w:marBottom w:val="0"/>
      <w:divBdr>
        <w:top w:val="none" w:sz="0" w:space="0" w:color="auto"/>
        <w:left w:val="none" w:sz="0" w:space="0" w:color="auto"/>
        <w:bottom w:val="none" w:sz="0" w:space="0" w:color="auto"/>
        <w:right w:val="none" w:sz="0" w:space="0" w:color="auto"/>
      </w:divBdr>
    </w:div>
    <w:div w:id="888343249">
      <w:bodyDiv w:val="1"/>
      <w:marLeft w:val="0"/>
      <w:marRight w:val="0"/>
      <w:marTop w:val="0"/>
      <w:marBottom w:val="0"/>
      <w:divBdr>
        <w:top w:val="none" w:sz="0" w:space="0" w:color="auto"/>
        <w:left w:val="none" w:sz="0" w:space="0" w:color="auto"/>
        <w:bottom w:val="none" w:sz="0" w:space="0" w:color="auto"/>
        <w:right w:val="none" w:sz="0" w:space="0" w:color="auto"/>
      </w:divBdr>
    </w:div>
    <w:div w:id="889145898">
      <w:bodyDiv w:val="1"/>
      <w:marLeft w:val="0"/>
      <w:marRight w:val="0"/>
      <w:marTop w:val="0"/>
      <w:marBottom w:val="0"/>
      <w:divBdr>
        <w:top w:val="none" w:sz="0" w:space="0" w:color="auto"/>
        <w:left w:val="none" w:sz="0" w:space="0" w:color="auto"/>
        <w:bottom w:val="none" w:sz="0" w:space="0" w:color="auto"/>
        <w:right w:val="none" w:sz="0" w:space="0" w:color="auto"/>
      </w:divBdr>
    </w:div>
    <w:div w:id="890265199">
      <w:bodyDiv w:val="1"/>
      <w:marLeft w:val="0"/>
      <w:marRight w:val="0"/>
      <w:marTop w:val="0"/>
      <w:marBottom w:val="0"/>
      <w:divBdr>
        <w:top w:val="none" w:sz="0" w:space="0" w:color="auto"/>
        <w:left w:val="none" w:sz="0" w:space="0" w:color="auto"/>
        <w:bottom w:val="none" w:sz="0" w:space="0" w:color="auto"/>
        <w:right w:val="none" w:sz="0" w:space="0" w:color="auto"/>
      </w:divBdr>
    </w:div>
    <w:div w:id="890842917">
      <w:bodyDiv w:val="1"/>
      <w:marLeft w:val="0"/>
      <w:marRight w:val="0"/>
      <w:marTop w:val="0"/>
      <w:marBottom w:val="0"/>
      <w:divBdr>
        <w:top w:val="none" w:sz="0" w:space="0" w:color="auto"/>
        <w:left w:val="none" w:sz="0" w:space="0" w:color="auto"/>
        <w:bottom w:val="none" w:sz="0" w:space="0" w:color="auto"/>
        <w:right w:val="none" w:sz="0" w:space="0" w:color="auto"/>
      </w:divBdr>
    </w:div>
    <w:div w:id="891499035">
      <w:bodyDiv w:val="1"/>
      <w:marLeft w:val="0"/>
      <w:marRight w:val="0"/>
      <w:marTop w:val="0"/>
      <w:marBottom w:val="0"/>
      <w:divBdr>
        <w:top w:val="none" w:sz="0" w:space="0" w:color="auto"/>
        <w:left w:val="none" w:sz="0" w:space="0" w:color="auto"/>
        <w:bottom w:val="none" w:sz="0" w:space="0" w:color="auto"/>
        <w:right w:val="none" w:sz="0" w:space="0" w:color="auto"/>
      </w:divBdr>
    </w:div>
    <w:div w:id="892935158">
      <w:bodyDiv w:val="1"/>
      <w:marLeft w:val="0"/>
      <w:marRight w:val="0"/>
      <w:marTop w:val="0"/>
      <w:marBottom w:val="0"/>
      <w:divBdr>
        <w:top w:val="none" w:sz="0" w:space="0" w:color="auto"/>
        <w:left w:val="none" w:sz="0" w:space="0" w:color="auto"/>
        <w:bottom w:val="none" w:sz="0" w:space="0" w:color="auto"/>
        <w:right w:val="none" w:sz="0" w:space="0" w:color="auto"/>
      </w:divBdr>
    </w:div>
    <w:div w:id="894435902">
      <w:bodyDiv w:val="1"/>
      <w:marLeft w:val="0"/>
      <w:marRight w:val="0"/>
      <w:marTop w:val="0"/>
      <w:marBottom w:val="0"/>
      <w:divBdr>
        <w:top w:val="none" w:sz="0" w:space="0" w:color="auto"/>
        <w:left w:val="none" w:sz="0" w:space="0" w:color="auto"/>
        <w:bottom w:val="none" w:sz="0" w:space="0" w:color="auto"/>
        <w:right w:val="none" w:sz="0" w:space="0" w:color="auto"/>
      </w:divBdr>
    </w:div>
    <w:div w:id="895824895">
      <w:bodyDiv w:val="1"/>
      <w:marLeft w:val="0"/>
      <w:marRight w:val="0"/>
      <w:marTop w:val="0"/>
      <w:marBottom w:val="0"/>
      <w:divBdr>
        <w:top w:val="none" w:sz="0" w:space="0" w:color="auto"/>
        <w:left w:val="none" w:sz="0" w:space="0" w:color="auto"/>
        <w:bottom w:val="none" w:sz="0" w:space="0" w:color="auto"/>
        <w:right w:val="none" w:sz="0" w:space="0" w:color="auto"/>
      </w:divBdr>
    </w:div>
    <w:div w:id="896939968">
      <w:bodyDiv w:val="1"/>
      <w:marLeft w:val="0"/>
      <w:marRight w:val="0"/>
      <w:marTop w:val="0"/>
      <w:marBottom w:val="0"/>
      <w:divBdr>
        <w:top w:val="none" w:sz="0" w:space="0" w:color="auto"/>
        <w:left w:val="none" w:sz="0" w:space="0" w:color="auto"/>
        <w:bottom w:val="none" w:sz="0" w:space="0" w:color="auto"/>
        <w:right w:val="none" w:sz="0" w:space="0" w:color="auto"/>
      </w:divBdr>
    </w:div>
    <w:div w:id="897744061">
      <w:bodyDiv w:val="1"/>
      <w:marLeft w:val="0"/>
      <w:marRight w:val="0"/>
      <w:marTop w:val="0"/>
      <w:marBottom w:val="0"/>
      <w:divBdr>
        <w:top w:val="none" w:sz="0" w:space="0" w:color="auto"/>
        <w:left w:val="none" w:sz="0" w:space="0" w:color="auto"/>
        <w:bottom w:val="none" w:sz="0" w:space="0" w:color="auto"/>
        <w:right w:val="none" w:sz="0" w:space="0" w:color="auto"/>
      </w:divBdr>
    </w:div>
    <w:div w:id="902176470">
      <w:bodyDiv w:val="1"/>
      <w:marLeft w:val="0"/>
      <w:marRight w:val="0"/>
      <w:marTop w:val="0"/>
      <w:marBottom w:val="0"/>
      <w:divBdr>
        <w:top w:val="none" w:sz="0" w:space="0" w:color="auto"/>
        <w:left w:val="none" w:sz="0" w:space="0" w:color="auto"/>
        <w:bottom w:val="none" w:sz="0" w:space="0" w:color="auto"/>
        <w:right w:val="none" w:sz="0" w:space="0" w:color="auto"/>
      </w:divBdr>
    </w:div>
    <w:div w:id="902563936">
      <w:bodyDiv w:val="1"/>
      <w:marLeft w:val="0"/>
      <w:marRight w:val="0"/>
      <w:marTop w:val="0"/>
      <w:marBottom w:val="0"/>
      <w:divBdr>
        <w:top w:val="none" w:sz="0" w:space="0" w:color="auto"/>
        <w:left w:val="none" w:sz="0" w:space="0" w:color="auto"/>
        <w:bottom w:val="none" w:sz="0" w:space="0" w:color="auto"/>
        <w:right w:val="none" w:sz="0" w:space="0" w:color="auto"/>
      </w:divBdr>
    </w:div>
    <w:div w:id="903098761">
      <w:bodyDiv w:val="1"/>
      <w:marLeft w:val="0"/>
      <w:marRight w:val="0"/>
      <w:marTop w:val="0"/>
      <w:marBottom w:val="0"/>
      <w:divBdr>
        <w:top w:val="none" w:sz="0" w:space="0" w:color="auto"/>
        <w:left w:val="none" w:sz="0" w:space="0" w:color="auto"/>
        <w:bottom w:val="none" w:sz="0" w:space="0" w:color="auto"/>
        <w:right w:val="none" w:sz="0" w:space="0" w:color="auto"/>
      </w:divBdr>
    </w:div>
    <w:div w:id="904871716">
      <w:bodyDiv w:val="1"/>
      <w:marLeft w:val="0"/>
      <w:marRight w:val="0"/>
      <w:marTop w:val="0"/>
      <w:marBottom w:val="0"/>
      <w:divBdr>
        <w:top w:val="none" w:sz="0" w:space="0" w:color="auto"/>
        <w:left w:val="none" w:sz="0" w:space="0" w:color="auto"/>
        <w:bottom w:val="none" w:sz="0" w:space="0" w:color="auto"/>
        <w:right w:val="none" w:sz="0" w:space="0" w:color="auto"/>
      </w:divBdr>
    </w:div>
    <w:div w:id="906188369">
      <w:bodyDiv w:val="1"/>
      <w:marLeft w:val="0"/>
      <w:marRight w:val="0"/>
      <w:marTop w:val="0"/>
      <w:marBottom w:val="0"/>
      <w:divBdr>
        <w:top w:val="none" w:sz="0" w:space="0" w:color="auto"/>
        <w:left w:val="none" w:sz="0" w:space="0" w:color="auto"/>
        <w:bottom w:val="none" w:sz="0" w:space="0" w:color="auto"/>
        <w:right w:val="none" w:sz="0" w:space="0" w:color="auto"/>
      </w:divBdr>
    </w:div>
    <w:div w:id="906259832">
      <w:bodyDiv w:val="1"/>
      <w:marLeft w:val="0"/>
      <w:marRight w:val="0"/>
      <w:marTop w:val="0"/>
      <w:marBottom w:val="0"/>
      <w:divBdr>
        <w:top w:val="none" w:sz="0" w:space="0" w:color="auto"/>
        <w:left w:val="none" w:sz="0" w:space="0" w:color="auto"/>
        <w:bottom w:val="none" w:sz="0" w:space="0" w:color="auto"/>
        <w:right w:val="none" w:sz="0" w:space="0" w:color="auto"/>
      </w:divBdr>
    </w:div>
    <w:div w:id="909660147">
      <w:bodyDiv w:val="1"/>
      <w:marLeft w:val="0"/>
      <w:marRight w:val="0"/>
      <w:marTop w:val="0"/>
      <w:marBottom w:val="0"/>
      <w:divBdr>
        <w:top w:val="none" w:sz="0" w:space="0" w:color="auto"/>
        <w:left w:val="none" w:sz="0" w:space="0" w:color="auto"/>
        <w:bottom w:val="none" w:sz="0" w:space="0" w:color="auto"/>
        <w:right w:val="none" w:sz="0" w:space="0" w:color="auto"/>
      </w:divBdr>
    </w:div>
    <w:div w:id="909921375">
      <w:bodyDiv w:val="1"/>
      <w:marLeft w:val="0"/>
      <w:marRight w:val="0"/>
      <w:marTop w:val="0"/>
      <w:marBottom w:val="0"/>
      <w:divBdr>
        <w:top w:val="none" w:sz="0" w:space="0" w:color="auto"/>
        <w:left w:val="none" w:sz="0" w:space="0" w:color="auto"/>
        <w:bottom w:val="none" w:sz="0" w:space="0" w:color="auto"/>
        <w:right w:val="none" w:sz="0" w:space="0" w:color="auto"/>
      </w:divBdr>
    </w:div>
    <w:div w:id="909995517">
      <w:bodyDiv w:val="1"/>
      <w:marLeft w:val="0"/>
      <w:marRight w:val="0"/>
      <w:marTop w:val="0"/>
      <w:marBottom w:val="0"/>
      <w:divBdr>
        <w:top w:val="none" w:sz="0" w:space="0" w:color="auto"/>
        <w:left w:val="none" w:sz="0" w:space="0" w:color="auto"/>
        <w:bottom w:val="none" w:sz="0" w:space="0" w:color="auto"/>
        <w:right w:val="none" w:sz="0" w:space="0" w:color="auto"/>
      </w:divBdr>
    </w:div>
    <w:div w:id="910849616">
      <w:bodyDiv w:val="1"/>
      <w:marLeft w:val="0"/>
      <w:marRight w:val="0"/>
      <w:marTop w:val="0"/>
      <w:marBottom w:val="0"/>
      <w:divBdr>
        <w:top w:val="none" w:sz="0" w:space="0" w:color="auto"/>
        <w:left w:val="none" w:sz="0" w:space="0" w:color="auto"/>
        <w:bottom w:val="none" w:sz="0" w:space="0" w:color="auto"/>
        <w:right w:val="none" w:sz="0" w:space="0" w:color="auto"/>
      </w:divBdr>
    </w:div>
    <w:div w:id="915557536">
      <w:bodyDiv w:val="1"/>
      <w:marLeft w:val="0"/>
      <w:marRight w:val="0"/>
      <w:marTop w:val="0"/>
      <w:marBottom w:val="0"/>
      <w:divBdr>
        <w:top w:val="none" w:sz="0" w:space="0" w:color="auto"/>
        <w:left w:val="none" w:sz="0" w:space="0" w:color="auto"/>
        <w:bottom w:val="none" w:sz="0" w:space="0" w:color="auto"/>
        <w:right w:val="none" w:sz="0" w:space="0" w:color="auto"/>
      </w:divBdr>
    </w:div>
    <w:div w:id="916548946">
      <w:bodyDiv w:val="1"/>
      <w:marLeft w:val="0"/>
      <w:marRight w:val="0"/>
      <w:marTop w:val="0"/>
      <w:marBottom w:val="0"/>
      <w:divBdr>
        <w:top w:val="none" w:sz="0" w:space="0" w:color="auto"/>
        <w:left w:val="none" w:sz="0" w:space="0" w:color="auto"/>
        <w:bottom w:val="none" w:sz="0" w:space="0" w:color="auto"/>
        <w:right w:val="none" w:sz="0" w:space="0" w:color="auto"/>
      </w:divBdr>
    </w:div>
    <w:div w:id="917208409">
      <w:bodyDiv w:val="1"/>
      <w:marLeft w:val="0"/>
      <w:marRight w:val="0"/>
      <w:marTop w:val="0"/>
      <w:marBottom w:val="0"/>
      <w:divBdr>
        <w:top w:val="none" w:sz="0" w:space="0" w:color="auto"/>
        <w:left w:val="none" w:sz="0" w:space="0" w:color="auto"/>
        <w:bottom w:val="none" w:sz="0" w:space="0" w:color="auto"/>
        <w:right w:val="none" w:sz="0" w:space="0" w:color="auto"/>
      </w:divBdr>
    </w:div>
    <w:div w:id="918249240">
      <w:bodyDiv w:val="1"/>
      <w:marLeft w:val="0"/>
      <w:marRight w:val="0"/>
      <w:marTop w:val="0"/>
      <w:marBottom w:val="0"/>
      <w:divBdr>
        <w:top w:val="none" w:sz="0" w:space="0" w:color="auto"/>
        <w:left w:val="none" w:sz="0" w:space="0" w:color="auto"/>
        <w:bottom w:val="none" w:sz="0" w:space="0" w:color="auto"/>
        <w:right w:val="none" w:sz="0" w:space="0" w:color="auto"/>
      </w:divBdr>
    </w:div>
    <w:div w:id="918517945">
      <w:bodyDiv w:val="1"/>
      <w:marLeft w:val="0"/>
      <w:marRight w:val="0"/>
      <w:marTop w:val="0"/>
      <w:marBottom w:val="0"/>
      <w:divBdr>
        <w:top w:val="none" w:sz="0" w:space="0" w:color="auto"/>
        <w:left w:val="none" w:sz="0" w:space="0" w:color="auto"/>
        <w:bottom w:val="none" w:sz="0" w:space="0" w:color="auto"/>
        <w:right w:val="none" w:sz="0" w:space="0" w:color="auto"/>
      </w:divBdr>
    </w:div>
    <w:div w:id="918519079">
      <w:bodyDiv w:val="1"/>
      <w:marLeft w:val="0"/>
      <w:marRight w:val="0"/>
      <w:marTop w:val="0"/>
      <w:marBottom w:val="0"/>
      <w:divBdr>
        <w:top w:val="none" w:sz="0" w:space="0" w:color="auto"/>
        <w:left w:val="none" w:sz="0" w:space="0" w:color="auto"/>
        <w:bottom w:val="none" w:sz="0" w:space="0" w:color="auto"/>
        <w:right w:val="none" w:sz="0" w:space="0" w:color="auto"/>
      </w:divBdr>
    </w:div>
    <w:div w:id="921182607">
      <w:bodyDiv w:val="1"/>
      <w:marLeft w:val="0"/>
      <w:marRight w:val="0"/>
      <w:marTop w:val="0"/>
      <w:marBottom w:val="0"/>
      <w:divBdr>
        <w:top w:val="none" w:sz="0" w:space="0" w:color="auto"/>
        <w:left w:val="none" w:sz="0" w:space="0" w:color="auto"/>
        <w:bottom w:val="none" w:sz="0" w:space="0" w:color="auto"/>
        <w:right w:val="none" w:sz="0" w:space="0" w:color="auto"/>
      </w:divBdr>
    </w:div>
    <w:div w:id="928268883">
      <w:bodyDiv w:val="1"/>
      <w:marLeft w:val="0"/>
      <w:marRight w:val="0"/>
      <w:marTop w:val="0"/>
      <w:marBottom w:val="0"/>
      <w:divBdr>
        <w:top w:val="none" w:sz="0" w:space="0" w:color="auto"/>
        <w:left w:val="none" w:sz="0" w:space="0" w:color="auto"/>
        <w:bottom w:val="none" w:sz="0" w:space="0" w:color="auto"/>
        <w:right w:val="none" w:sz="0" w:space="0" w:color="auto"/>
      </w:divBdr>
    </w:div>
    <w:div w:id="930048120">
      <w:bodyDiv w:val="1"/>
      <w:marLeft w:val="0"/>
      <w:marRight w:val="0"/>
      <w:marTop w:val="0"/>
      <w:marBottom w:val="0"/>
      <w:divBdr>
        <w:top w:val="none" w:sz="0" w:space="0" w:color="auto"/>
        <w:left w:val="none" w:sz="0" w:space="0" w:color="auto"/>
        <w:bottom w:val="none" w:sz="0" w:space="0" w:color="auto"/>
        <w:right w:val="none" w:sz="0" w:space="0" w:color="auto"/>
      </w:divBdr>
    </w:div>
    <w:div w:id="931938851">
      <w:bodyDiv w:val="1"/>
      <w:marLeft w:val="0"/>
      <w:marRight w:val="0"/>
      <w:marTop w:val="0"/>
      <w:marBottom w:val="0"/>
      <w:divBdr>
        <w:top w:val="none" w:sz="0" w:space="0" w:color="auto"/>
        <w:left w:val="none" w:sz="0" w:space="0" w:color="auto"/>
        <w:bottom w:val="none" w:sz="0" w:space="0" w:color="auto"/>
        <w:right w:val="none" w:sz="0" w:space="0" w:color="auto"/>
      </w:divBdr>
    </w:div>
    <w:div w:id="940993845">
      <w:bodyDiv w:val="1"/>
      <w:marLeft w:val="0"/>
      <w:marRight w:val="0"/>
      <w:marTop w:val="0"/>
      <w:marBottom w:val="0"/>
      <w:divBdr>
        <w:top w:val="none" w:sz="0" w:space="0" w:color="auto"/>
        <w:left w:val="none" w:sz="0" w:space="0" w:color="auto"/>
        <w:bottom w:val="none" w:sz="0" w:space="0" w:color="auto"/>
        <w:right w:val="none" w:sz="0" w:space="0" w:color="auto"/>
      </w:divBdr>
    </w:div>
    <w:div w:id="941373697">
      <w:bodyDiv w:val="1"/>
      <w:marLeft w:val="0"/>
      <w:marRight w:val="0"/>
      <w:marTop w:val="0"/>
      <w:marBottom w:val="0"/>
      <w:divBdr>
        <w:top w:val="none" w:sz="0" w:space="0" w:color="auto"/>
        <w:left w:val="none" w:sz="0" w:space="0" w:color="auto"/>
        <w:bottom w:val="none" w:sz="0" w:space="0" w:color="auto"/>
        <w:right w:val="none" w:sz="0" w:space="0" w:color="auto"/>
      </w:divBdr>
    </w:div>
    <w:div w:id="942105032">
      <w:bodyDiv w:val="1"/>
      <w:marLeft w:val="0"/>
      <w:marRight w:val="0"/>
      <w:marTop w:val="0"/>
      <w:marBottom w:val="0"/>
      <w:divBdr>
        <w:top w:val="none" w:sz="0" w:space="0" w:color="auto"/>
        <w:left w:val="none" w:sz="0" w:space="0" w:color="auto"/>
        <w:bottom w:val="none" w:sz="0" w:space="0" w:color="auto"/>
        <w:right w:val="none" w:sz="0" w:space="0" w:color="auto"/>
      </w:divBdr>
    </w:div>
    <w:div w:id="943925894">
      <w:bodyDiv w:val="1"/>
      <w:marLeft w:val="0"/>
      <w:marRight w:val="0"/>
      <w:marTop w:val="0"/>
      <w:marBottom w:val="0"/>
      <w:divBdr>
        <w:top w:val="none" w:sz="0" w:space="0" w:color="auto"/>
        <w:left w:val="none" w:sz="0" w:space="0" w:color="auto"/>
        <w:bottom w:val="none" w:sz="0" w:space="0" w:color="auto"/>
        <w:right w:val="none" w:sz="0" w:space="0" w:color="auto"/>
      </w:divBdr>
    </w:div>
    <w:div w:id="944266972">
      <w:bodyDiv w:val="1"/>
      <w:marLeft w:val="0"/>
      <w:marRight w:val="0"/>
      <w:marTop w:val="0"/>
      <w:marBottom w:val="0"/>
      <w:divBdr>
        <w:top w:val="none" w:sz="0" w:space="0" w:color="auto"/>
        <w:left w:val="none" w:sz="0" w:space="0" w:color="auto"/>
        <w:bottom w:val="none" w:sz="0" w:space="0" w:color="auto"/>
        <w:right w:val="none" w:sz="0" w:space="0" w:color="auto"/>
      </w:divBdr>
    </w:div>
    <w:div w:id="949122847">
      <w:bodyDiv w:val="1"/>
      <w:marLeft w:val="0"/>
      <w:marRight w:val="0"/>
      <w:marTop w:val="0"/>
      <w:marBottom w:val="0"/>
      <w:divBdr>
        <w:top w:val="none" w:sz="0" w:space="0" w:color="auto"/>
        <w:left w:val="none" w:sz="0" w:space="0" w:color="auto"/>
        <w:bottom w:val="none" w:sz="0" w:space="0" w:color="auto"/>
        <w:right w:val="none" w:sz="0" w:space="0" w:color="auto"/>
      </w:divBdr>
    </w:div>
    <w:div w:id="951786269">
      <w:bodyDiv w:val="1"/>
      <w:marLeft w:val="0"/>
      <w:marRight w:val="0"/>
      <w:marTop w:val="0"/>
      <w:marBottom w:val="0"/>
      <w:divBdr>
        <w:top w:val="none" w:sz="0" w:space="0" w:color="auto"/>
        <w:left w:val="none" w:sz="0" w:space="0" w:color="auto"/>
        <w:bottom w:val="none" w:sz="0" w:space="0" w:color="auto"/>
        <w:right w:val="none" w:sz="0" w:space="0" w:color="auto"/>
      </w:divBdr>
    </w:div>
    <w:div w:id="952129524">
      <w:bodyDiv w:val="1"/>
      <w:marLeft w:val="0"/>
      <w:marRight w:val="0"/>
      <w:marTop w:val="0"/>
      <w:marBottom w:val="0"/>
      <w:divBdr>
        <w:top w:val="none" w:sz="0" w:space="0" w:color="auto"/>
        <w:left w:val="none" w:sz="0" w:space="0" w:color="auto"/>
        <w:bottom w:val="none" w:sz="0" w:space="0" w:color="auto"/>
        <w:right w:val="none" w:sz="0" w:space="0" w:color="auto"/>
      </w:divBdr>
    </w:div>
    <w:div w:id="952319693">
      <w:bodyDiv w:val="1"/>
      <w:marLeft w:val="0"/>
      <w:marRight w:val="0"/>
      <w:marTop w:val="0"/>
      <w:marBottom w:val="0"/>
      <w:divBdr>
        <w:top w:val="none" w:sz="0" w:space="0" w:color="auto"/>
        <w:left w:val="none" w:sz="0" w:space="0" w:color="auto"/>
        <w:bottom w:val="none" w:sz="0" w:space="0" w:color="auto"/>
        <w:right w:val="none" w:sz="0" w:space="0" w:color="auto"/>
      </w:divBdr>
    </w:div>
    <w:div w:id="954798231">
      <w:bodyDiv w:val="1"/>
      <w:marLeft w:val="0"/>
      <w:marRight w:val="0"/>
      <w:marTop w:val="0"/>
      <w:marBottom w:val="0"/>
      <w:divBdr>
        <w:top w:val="none" w:sz="0" w:space="0" w:color="auto"/>
        <w:left w:val="none" w:sz="0" w:space="0" w:color="auto"/>
        <w:bottom w:val="none" w:sz="0" w:space="0" w:color="auto"/>
        <w:right w:val="none" w:sz="0" w:space="0" w:color="auto"/>
      </w:divBdr>
    </w:div>
    <w:div w:id="955141950">
      <w:bodyDiv w:val="1"/>
      <w:marLeft w:val="0"/>
      <w:marRight w:val="0"/>
      <w:marTop w:val="0"/>
      <w:marBottom w:val="0"/>
      <w:divBdr>
        <w:top w:val="none" w:sz="0" w:space="0" w:color="auto"/>
        <w:left w:val="none" w:sz="0" w:space="0" w:color="auto"/>
        <w:bottom w:val="none" w:sz="0" w:space="0" w:color="auto"/>
        <w:right w:val="none" w:sz="0" w:space="0" w:color="auto"/>
      </w:divBdr>
    </w:div>
    <w:div w:id="955796307">
      <w:bodyDiv w:val="1"/>
      <w:marLeft w:val="0"/>
      <w:marRight w:val="0"/>
      <w:marTop w:val="0"/>
      <w:marBottom w:val="0"/>
      <w:divBdr>
        <w:top w:val="none" w:sz="0" w:space="0" w:color="auto"/>
        <w:left w:val="none" w:sz="0" w:space="0" w:color="auto"/>
        <w:bottom w:val="none" w:sz="0" w:space="0" w:color="auto"/>
        <w:right w:val="none" w:sz="0" w:space="0" w:color="auto"/>
      </w:divBdr>
    </w:div>
    <w:div w:id="956643872">
      <w:bodyDiv w:val="1"/>
      <w:marLeft w:val="0"/>
      <w:marRight w:val="0"/>
      <w:marTop w:val="0"/>
      <w:marBottom w:val="0"/>
      <w:divBdr>
        <w:top w:val="none" w:sz="0" w:space="0" w:color="auto"/>
        <w:left w:val="none" w:sz="0" w:space="0" w:color="auto"/>
        <w:bottom w:val="none" w:sz="0" w:space="0" w:color="auto"/>
        <w:right w:val="none" w:sz="0" w:space="0" w:color="auto"/>
      </w:divBdr>
    </w:div>
    <w:div w:id="958682567">
      <w:bodyDiv w:val="1"/>
      <w:marLeft w:val="0"/>
      <w:marRight w:val="0"/>
      <w:marTop w:val="0"/>
      <w:marBottom w:val="0"/>
      <w:divBdr>
        <w:top w:val="none" w:sz="0" w:space="0" w:color="auto"/>
        <w:left w:val="none" w:sz="0" w:space="0" w:color="auto"/>
        <w:bottom w:val="none" w:sz="0" w:space="0" w:color="auto"/>
        <w:right w:val="none" w:sz="0" w:space="0" w:color="auto"/>
      </w:divBdr>
    </w:div>
    <w:div w:id="961493815">
      <w:bodyDiv w:val="1"/>
      <w:marLeft w:val="0"/>
      <w:marRight w:val="0"/>
      <w:marTop w:val="0"/>
      <w:marBottom w:val="0"/>
      <w:divBdr>
        <w:top w:val="none" w:sz="0" w:space="0" w:color="auto"/>
        <w:left w:val="none" w:sz="0" w:space="0" w:color="auto"/>
        <w:bottom w:val="none" w:sz="0" w:space="0" w:color="auto"/>
        <w:right w:val="none" w:sz="0" w:space="0" w:color="auto"/>
      </w:divBdr>
    </w:div>
    <w:div w:id="962537997">
      <w:bodyDiv w:val="1"/>
      <w:marLeft w:val="0"/>
      <w:marRight w:val="0"/>
      <w:marTop w:val="0"/>
      <w:marBottom w:val="0"/>
      <w:divBdr>
        <w:top w:val="none" w:sz="0" w:space="0" w:color="auto"/>
        <w:left w:val="none" w:sz="0" w:space="0" w:color="auto"/>
        <w:bottom w:val="none" w:sz="0" w:space="0" w:color="auto"/>
        <w:right w:val="none" w:sz="0" w:space="0" w:color="auto"/>
      </w:divBdr>
    </w:div>
    <w:div w:id="965745647">
      <w:bodyDiv w:val="1"/>
      <w:marLeft w:val="0"/>
      <w:marRight w:val="0"/>
      <w:marTop w:val="0"/>
      <w:marBottom w:val="0"/>
      <w:divBdr>
        <w:top w:val="none" w:sz="0" w:space="0" w:color="auto"/>
        <w:left w:val="none" w:sz="0" w:space="0" w:color="auto"/>
        <w:bottom w:val="none" w:sz="0" w:space="0" w:color="auto"/>
        <w:right w:val="none" w:sz="0" w:space="0" w:color="auto"/>
      </w:divBdr>
    </w:div>
    <w:div w:id="966159929">
      <w:bodyDiv w:val="1"/>
      <w:marLeft w:val="0"/>
      <w:marRight w:val="0"/>
      <w:marTop w:val="0"/>
      <w:marBottom w:val="0"/>
      <w:divBdr>
        <w:top w:val="none" w:sz="0" w:space="0" w:color="auto"/>
        <w:left w:val="none" w:sz="0" w:space="0" w:color="auto"/>
        <w:bottom w:val="none" w:sz="0" w:space="0" w:color="auto"/>
        <w:right w:val="none" w:sz="0" w:space="0" w:color="auto"/>
      </w:divBdr>
    </w:div>
    <w:div w:id="968049686">
      <w:bodyDiv w:val="1"/>
      <w:marLeft w:val="0"/>
      <w:marRight w:val="0"/>
      <w:marTop w:val="0"/>
      <w:marBottom w:val="0"/>
      <w:divBdr>
        <w:top w:val="none" w:sz="0" w:space="0" w:color="auto"/>
        <w:left w:val="none" w:sz="0" w:space="0" w:color="auto"/>
        <w:bottom w:val="none" w:sz="0" w:space="0" w:color="auto"/>
        <w:right w:val="none" w:sz="0" w:space="0" w:color="auto"/>
      </w:divBdr>
    </w:div>
    <w:div w:id="969869928">
      <w:bodyDiv w:val="1"/>
      <w:marLeft w:val="0"/>
      <w:marRight w:val="0"/>
      <w:marTop w:val="0"/>
      <w:marBottom w:val="0"/>
      <w:divBdr>
        <w:top w:val="none" w:sz="0" w:space="0" w:color="auto"/>
        <w:left w:val="none" w:sz="0" w:space="0" w:color="auto"/>
        <w:bottom w:val="none" w:sz="0" w:space="0" w:color="auto"/>
        <w:right w:val="none" w:sz="0" w:space="0" w:color="auto"/>
      </w:divBdr>
    </w:div>
    <w:div w:id="971448248">
      <w:bodyDiv w:val="1"/>
      <w:marLeft w:val="0"/>
      <w:marRight w:val="0"/>
      <w:marTop w:val="0"/>
      <w:marBottom w:val="0"/>
      <w:divBdr>
        <w:top w:val="none" w:sz="0" w:space="0" w:color="auto"/>
        <w:left w:val="none" w:sz="0" w:space="0" w:color="auto"/>
        <w:bottom w:val="none" w:sz="0" w:space="0" w:color="auto"/>
        <w:right w:val="none" w:sz="0" w:space="0" w:color="auto"/>
      </w:divBdr>
    </w:div>
    <w:div w:id="976183821">
      <w:bodyDiv w:val="1"/>
      <w:marLeft w:val="0"/>
      <w:marRight w:val="0"/>
      <w:marTop w:val="0"/>
      <w:marBottom w:val="0"/>
      <w:divBdr>
        <w:top w:val="none" w:sz="0" w:space="0" w:color="auto"/>
        <w:left w:val="none" w:sz="0" w:space="0" w:color="auto"/>
        <w:bottom w:val="none" w:sz="0" w:space="0" w:color="auto"/>
        <w:right w:val="none" w:sz="0" w:space="0" w:color="auto"/>
      </w:divBdr>
    </w:div>
    <w:div w:id="977032626">
      <w:bodyDiv w:val="1"/>
      <w:marLeft w:val="0"/>
      <w:marRight w:val="0"/>
      <w:marTop w:val="0"/>
      <w:marBottom w:val="0"/>
      <w:divBdr>
        <w:top w:val="none" w:sz="0" w:space="0" w:color="auto"/>
        <w:left w:val="none" w:sz="0" w:space="0" w:color="auto"/>
        <w:bottom w:val="none" w:sz="0" w:space="0" w:color="auto"/>
        <w:right w:val="none" w:sz="0" w:space="0" w:color="auto"/>
      </w:divBdr>
    </w:div>
    <w:div w:id="977340988">
      <w:bodyDiv w:val="1"/>
      <w:marLeft w:val="0"/>
      <w:marRight w:val="0"/>
      <w:marTop w:val="0"/>
      <w:marBottom w:val="0"/>
      <w:divBdr>
        <w:top w:val="none" w:sz="0" w:space="0" w:color="auto"/>
        <w:left w:val="none" w:sz="0" w:space="0" w:color="auto"/>
        <w:bottom w:val="none" w:sz="0" w:space="0" w:color="auto"/>
        <w:right w:val="none" w:sz="0" w:space="0" w:color="auto"/>
      </w:divBdr>
    </w:div>
    <w:div w:id="977758809">
      <w:bodyDiv w:val="1"/>
      <w:marLeft w:val="0"/>
      <w:marRight w:val="0"/>
      <w:marTop w:val="0"/>
      <w:marBottom w:val="0"/>
      <w:divBdr>
        <w:top w:val="none" w:sz="0" w:space="0" w:color="auto"/>
        <w:left w:val="none" w:sz="0" w:space="0" w:color="auto"/>
        <w:bottom w:val="none" w:sz="0" w:space="0" w:color="auto"/>
        <w:right w:val="none" w:sz="0" w:space="0" w:color="auto"/>
      </w:divBdr>
    </w:div>
    <w:div w:id="977951382">
      <w:bodyDiv w:val="1"/>
      <w:marLeft w:val="0"/>
      <w:marRight w:val="0"/>
      <w:marTop w:val="0"/>
      <w:marBottom w:val="0"/>
      <w:divBdr>
        <w:top w:val="none" w:sz="0" w:space="0" w:color="auto"/>
        <w:left w:val="none" w:sz="0" w:space="0" w:color="auto"/>
        <w:bottom w:val="none" w:sz="0" w:space="0" w:color="auto"/>
        <w:right w:val="none" w:sz="0" w:space="0" w:color="auto"/>
      </w:divBdr>
    </w:div>
    <w:div w:id="982387263">
      <w:bodyDiv w:val="1"/>
      <w:marLeft w:val="0"/>
      <w:marRight w:val="0"/>
      <w:marTop w:val="0"/>
      <w:marBottom w:val="0"/>
      <w:divBdr>
        <w:top w:val="none" w:sz="0" w:space="0" w:color="auto"/>
        <w:left w:val="none" w:sz="0" w:space="0" w:color="auto"/>
        <w:bottom w:val="none" w:sz="0" w:space="0" w:color="auto"/>
        <w:right w:val="none" w:sz="0" w:space="0" w:color="auto"/>
      </w:divBdr>
    </w:div>
    <w:div w:id="982390363">
      <w:bodyDiv w:val="1"/>
      <w:marLeft w:val="0"/>
      <w:marRight w:val="0"/>
      <w:marTop w:val="0"/>
      <w:marBottom w:val="0"/>
      <w:divBdr>
        <w:top w:val="none" w:sz="0" w:space="0" w:color="auto"/>
        <w:left w:val="none" w:sz="0" w:space="0" w:color="auto"/>
        <w:bottom w:val="none" w:sz="0" w:space="0" w:color="auto"/>
        <w:right w:val="none" w:sz="0" w:space="0" w:color="auto"/>
      </w:divBdr>
    </w:div>
    <w:div w:id="984237943">
      <w:bodyDiv w:val="1"/>
      <w:marLeft w:val="0"/>
      <w:marRight w:val="0"/>
      <w:marTop w:val="0"/>
      <w:marBottom w:val="0"/>
      <w:divBdr>
        <w:top w:val="none" w:sz="0" w:space="0" w:color="auto"/>
        <w:left w:val="none" w:sz="0" w:space="0" w:color="auto"/>
        <w:bottom w:val="none" w:sz="0" w:space="0" w:color="auto"/>
        <w:right w:val="none" w:sz="0" w:space="0" w:color="auto"/>
      </w:divBdr>
    </w:div>
    <w:div w:id="987056793">
      <w:bodyDiv w:val="1"/>
      <w:marLeft w:val="0"/>
      <w:marRight w:val="0"/>
      <w:marTop w:val="0"/>
      <w:marBottom w:val="0"/>
      <w:divBdr>
        <w:top w:val="none" w:sz="0" w:space="0" w:color="auto"/>
        <w:left w:val="none" w:sz="0" w:space="0" w:color="auto"/>
        <w:bottom w:val="none" w:sz="0" w:space="0" w:color="auto"/>
        <w:right w:val="none" w:sz="0" w:space="0" w:color="auto"/>
      </w:divBdr>
    </w:div>
    <w:div w:id="987780475">
      <w:bodyDiv w:val="1"/>
      <w:marLeft w:val="0"/>
      <w:marRight w:val="0"/>
      <w:marTop w:val="0"/>
      <w:marBottom w:val="0"/>
      <w:divBdr>
        <w:top w:val="none" w:sz="0" w:space="0" w:color="auto"/>
        <w:left w:val="none" w:sz="0" w:space="0" w:color="auto"/>
        <w:bottom w:val="none" w:sz="0" w:space="0" w:color="auto"/>
        <w:right w:val="none" w:sz="0" w:space="0" w:color="auto"/>
      </w:divBdr>
    </w:div>
    <w:div w:id="995886938">
      <w:bodyDiv w:val="1"/>
      <w:marLeft w:val="0"/>
      <w:marRight w:val="0"/>
      <w:marTop w:val="0"/>
      <w:marBottom w:val="0"/>
      <w:divBdr>
        <w:top w:val="none" w:sz="0" w:space="0" w:color="auto"/>
        <w:left w:val="none" w:sz="0" w:space="0" w:color="auto"/>
        <w:bottom w:val="none" w:sz="0" w:space="0" w:color="auto"/>
        <w:right w:val="none" w:sz="0" w:space="0" w:color="auto"/>
      </w:divBdr>
    </w:div>
    <w:div w:id="996149096">
      <w:bodyDiv w:val="1"/>
      <w:marLeft w:val="0"/>
      <w:marRight w:val="0"/>
      <w:marTop w:val="0"/>
      <w:marBottom w:val="0"/>
      <w:divBdr>
        <w:top w:val="none" w:sz="0" w:space="0" w:color="auto"/>
        <w:left w:val="none" w:sz="0" w:space="0" w:color="auto"/>
        <w:bottom w:val="none" w:sz="0" w:space="0" w:color="auto"/>
        <w:right w:val="none" w:sz="0" w:space="0" w:color="auto"/>
      </w:divBdr>
    </w:div>
    <w:div w:id="998772669">
      <w:bodyDiv w:val="1"/>
      <w:marLeft w:val="0"/>
      <w:marRight w:val="0"/>
      <w:marTop w:val="0"/>
      <w:marBottom w:val="0"/>
      <w:divBdr>
        <w:top w:val="none" w:sz="0" w:space="0" w:color="auto"/>
        <w:left w:val="none" w:sz="0" w:space="0" w:color="auto"/>
        <w:bottom w:val="none" w:sz="0" w:space="0" w:color="auto"/>
        <w:right w:val="none" w:sz="0" w:space="0" w:color="auto"/>
      </w:divBdr>
    </w:div>
    <w:div w:id="1000742026">
      <w:bodyDiv w:val="1"/>
      <w:marLeft w:val="0"/>
      <w:marRight w:val="0"/>
      <w:marTop w:val="0"/>
      <w:marBottom w:val="0"/>
      <w:divBdr>
        <w:top w:val="none" w:sz="0" w:space="0" w:color="auto"/>
        <w:left w:val="none" w:sz="0" w:space="0" w:color="auto"/>
        <w:bottom w:val="none" w:sz="0" w:space="0" w:color="auto"/>
        <w:right w:val="none" w:sz="0" w:space="0" w:color="auto"/>
      </w:divBdr>
    </w:div>
    <w:div w:id="1002975490">
      <w:bodyDiv w:val="1"/>
      <w:marLeft w:val="0"/>
      <w:marRight w:val="0"/>
      <w:marTop w:val="0"/>
      <w:marBottom w:val="0"/>
      <w:divBdr>
        <w:top w:val="none" w:sz="0" w:space="0" w:color="auto"/>
        <w:left w:val="none" w:sz="0" w:space="0" w:color="auto"/>
        <w:bottom w:val="none" w:sz="0" w:space="0" w:color="auto"/>
        <w:right w:val="none" w:sz="0" w:space="0" w:color="auto"/>
      </w:divBdr>
    </w:div>
    <w:div w:id="1003095719">
      <w:bodyDiv w:val="1"/>
      <w:marLeft w:val="0"/>
      <w:marRight w:val="0"/>
      <w:marTop w:val="0"/>
      <w:marBottom w:val="0"/>
      <w:divBdr>
        <w:top w:val="none" w:sz="0" w:space="0" w:color="auto"/>
        <w:left w:val="none" w:sz="0" w:space="0" w:color="auto"/>
        <w:bottom w:val="none" w:sz="0" w:space="0" w:color="auto"/>
        <w:right w:val="none" w:sz="0" w:space="0" w:color="auto"/>
      </w:divBdr>
    </w:div>
    <w:div w:id="1004743633">
      <w:bodyDiv w:val="1"/>
      <w:marLeft w:val="0"/>
      <w:marRight w:val="0"/>
      <w:marTop w:val="0"/>
      <w:marBottom w:val="0"/>
      <w:divBdr>
        <w:top w:val="none" w:sz="0" w:space="0" w:color="auto"/>
        <w:left w:val="none" w:sz="0" w:space="0" w:color="auto"/>
        <w:bottom w:val="none" w:sz="0" w:space="0" w:color="auto"/>
        <w:right w:val="none" w:sz="0" w:space="0" w:color="auto"/>
      </w:divBdr>
    </w:div>
    <w:div w:id="1005018447">
      <w:bodyDiv w:val="1"/>
      <w:marLeft w:val="0"/>
      <w:marRight w:val="0"/>
      <w:marTop w:val="0"/>
      <w:marBottom w:val="0"/>
      <w:divBdr>
        <w:top w:val="none" w:sz="0" w:space="0" w:color="auto"/>
        <w:left w:val="none" w:sz="0" w:space="0" w:color="auto"/>
        <w:bottom w:val="none" w:sz="0" w:space="0" w:color="auto"/>
        <w:right w:val="none" w:sz="0" w:space="0" w:color="auto"/>
      </w:divBdr>
    </w:div>
    <w:div w:id="1010565713">
      <w:bodyDiv w:val="1"/>
      <w:marLeft w:val="0"/>
      <w:marRight w:val="0"/>
      <w:marTop w:val="0"/>
      <w:marBottom w:val="0"/>
      <w:divBdr>
        <w:top w:val="none" w:sz="0" w:space="0" w:color="auto"/>
        <w:left w:val="none" w:sz="0" w:space="0" w:color="auto"/>
        <w:bottom w:val="none" w:sz="0" w:space="0" w:color="auto"/>
        <w:right w:val="none" w:sz="0" w:space="0" w:color="auto"/>
      </w:divBdr>
    </w:div>
    <w:div w:id="1010839380">
      <w:bodyDiv w:val="1"/>
      <w:marLeft w:val="0"/>
      <w:marRight w:val="0"/>
      <w:marTop w:val="0"/>
      <w:marBottom w:val="0"/>
      <w:divBdr>
        <w:top w:val="none" w:sz="0" w:space="0" w:color="auto"/>
        <w:left w:val="none" w:sz="0" w:space="0" w:color="auto"/>
        <w:bottom w:val="none" w:sz="0" w:space="0" w:color="auto"/>
        <w:right w:val="none" w:sz="0" w:space="0" w:color="auto"/>
      </w:divBdr>
    </w:div>
    <w:div w:id="1013341503">
      <w:bodyDiv w:val="1"/>
      <w:marLeft w:val="0"/>
      <w:marRight w:val="0"/>
      <w:marTop w:val="0"/>
      <w:marBottom w:val="0"/>
      <w:divBdr>
        <w:top w:val="none" w:sz="0" w:space="0" w:color="auto"/>
        <w:left w:val="none" w:sz="0" w:space="0" w:color="auto"/>
        <w:bottom w:val="none" w:sz="0" w:space="0" w:color="auto"/>
        <w:right w:val="none" w:sz="0" w:space="0" w:color="auto"/>
      </w:divBdr>
    </w:div>
    <w:div w:id="1013531322">
      <w:bodyDiv w:val="1"/>
      <w:marLeft w:val="0"/>
      <w:marRight w:val="0"/>
      <w:marTop w:val="0"/>
      <w:marBottom w:val="0"/>
      <w:divBdr>
        <w:top w:val="none" w:sz="0" w:space="0" w:color="auto"/>
        <w:left w:val="none" w:sz="0" w:space="0" w:color="auto"/>
        <w:bottom w:val="none" w:sz="0" w:space="0" w:color="auto"/>
        <w:right w:val="none" w:sz="0" w:space="0" w:color="auto"/>
      </w:divBdr>
    </w:div>
    <w:div w:id="1014922999">
      <w:bodyDiv w:val="1"/>
      <w:marLeft w:val="0"/>
      <w:marRight w:val="0"/>
      <w:marTop w:val="0"/>
      <w:marBottom w:val="0"/>
      <w:divBdr>
        <w:top w:val="none" w:sz="0" w:space="0" w:color="auto"/>
        <w:left w:val="none" w:sz="0" w:space="0" w:color="auto"/>
        <w:bottom w:val="none" w:sz="0" w:space="0" w:color="auto"/>
        <w:right w:val="none" w:sz="0" w:space="0" w:color="auto"/>
      </w:divBdr>
    </w:div>
    <w:div w:id="1015427132">
      <w:bodyDiv w:val="1"/>
      <w:marLeft w:val="0"/>
      <w:marRight w:val="0"/>
      <w:marTop w:val="0"/>
      <w:marBottom w:val="0"/>
      <w:divBdr>
        <w:top w:val="none" w:sz="0" w:space="0" w:color="auto"/>
        <w:left w:val="none" w:sz="0" w:space="0" w:color="auto"/>
        <w:bottom w:val="none" w:sz="0" w:space="0" w:color="auto"/>
        <w:right w:val="none" w:sz="0" w:space="0" w:color="auto"/>
      </w:divBdr>
    </w:div>
    <w:div w:id="1015612892">
      <w:bodyDiv w:val="1"/>
      <w:marLeft w:val="0"/>
      <w:marRight w:val="0"/>
      <w:marTop w:val="0"/>
      <w:marBottom w:val="0"/>
      <w:divBdr>
        <w:top w:val="none" w:sz="0" w:space="0" w:color="auto"/>
        <w:left w:val="none" w:sz="0" w:space="0" w:color="auto"/>
        <w:bottom w:val="none" w:sz="0" w:space="0" w:color="auto"/>
        <w:right w:val="none" w:sz="0" w:space="0" w:color="auto"/>
      </w:divBdr>
    </w:div>
    <w:div w:id="1016154566">
      <w:bodyDiv w:val="1"/>
      <w:marLeft w:val="0"/>
      <w:marRight w:val="0"/>
      <w:marTop w:val="0"/>
      <w:marBottom w:val="0"/>
      <w:divBdr>
        <w:top w:val="none" w:sz="0" w:space="0" w:color="auto"/>
        <w:left w:val="none" w:sz="0" w:space="0" w:color="auto"/>
        <w:bottom w:val="none" w:sz="0" w:space="0" w:color="auto"/>
        <w:right w:val="none" w:sz="0" w:space="0" w:color="auto"/>
      </w:divBdr>
    </w:div>
    <w:div w:id="1019042137">
      <w:bodyDiv w:val="1"/>
      <w:marLeft w:val="0"/>
      <w:marRight w:val="0"/>
      <w:marTop w:val="0"/>
      <w:marBottom w:val="0"/>
      <w:divBdr>
        <w:top w:val="none" w:sz="0" w:space="0" w:color="auto"/>
        <w:left w:val="none" w:sz="0" w:space="0" w:color="auto"/>
        <w:bottom w:val="none" w:sz="0" w:space="0" w:color="auto"/>
        <w:right w:val="none" w:sz="0" w:space="0" w:color="auto"/>
      </w:divBdr>
    </w:div>
    <w:div w:id="1024944584">
      <w:bodyDiv w:val="1"/>
      <w:marLeft w:val="0"/>
      <w:marRight w:val="0"/>
      <w:marTop w:val="0"/>
      <w:marBottom w:val="0"/>
      <w:divBdr>
        <w:top w:val="none" w:sz="0" w:space="0" w:color="auto"/>
        <w:left w:val="none" w:sz="0" w:space="0" w:color="auto"/>
        <w:bottom w:val="none" w:sz="0" w:space="0" w:color="auto"/>
        <w:right w:val="none" w:sz="0" w:space="0" w:color="auto"/>
      </w:divBdr>
    </w:div>
    <w:div w:id="1025443041">
      <w:bodyDiv w:val="1"/>
      <w:marLeft w:val="0"/>
      <w:marRight w:val="0"/>
      <w:marTop w:val="0"/>
      <w:marBottom w:val="0"/>
      <w:divBdr>
        <w:top w:val="none" w:sz="0" w:space="0" w:color="auto"/>
        <w:left w:val="none" w:sz="0" w:space="0" w:color="auto"/>
        <w:bottom w:val="none" w:sz="0" w:space="0" w:color="auto"/>
        <w:right w:val="none" w:sz="0" w:space="0" w:color="auto"/>
      </w:divBdr>
    </w:div>
    <w:div w:id="1025447116">
      <w:bodyDiv w:val="1"/>
      <w:marLeft w:val="0"/>
      <w:marRight w:val="0"/>
      <w:marTop w:val="0"/>
      <w:marBottom w:val="0"/>
      <w:divBdr>
        <w:top w:val="none" w:sz="0" w:space="0" w:color="auto"/>
        <w:left w:val="none" w:sz="0" w:space="0" w:color="auto"/>
        <w:bottom w:val="none" w:sz="0" w:space="0" w:color="auto"/>
        <w:right w:val="none" w:sz="0" w:space="0" w:color="auto"/>
      </w:divBdr>
    </w:div>
    <w:div w:id="1027104296">
      <w:bodyDiv w:val="1"/>
      <w:marLeft w:val="0"/>
      <w:marRight w:val="0"/>
      <w:marTop w:val="0"/>
      <w:marBottom w:val="0"/>
      <w:divBdr>
        <w:top w:val="none" w:sz="0" w:space="0" w:color="auto"/>
        <w:left w:val="none" w:sz="0" w:space="0" w:color="auto"/>
        <w:bottom w:val="none" w:sz="0" w:space="0" w:color="auto"/>
        <w:right w:val="none" w:sz="0" w:space="0" w:color="auto"/>
      </w:divBdr>
    </w:div>
    <w:div w:id="1028264318">
      <w:bodyDiv w:val="1"/>
      <w:marLeft w:val="0"/>
      <w:marRight w:val="0"/>
      <w:marTop w:val="0"/>
      <w:marBottom w:val="0"/>
      <w:divBdr>
        <w:top w:val="none" w:sz="0" w:space="0" w:color="auto"/>
        <w:left w:val="none" w:sz="0" w:space="0" w:color="auto"/>
        <w:bottom w:val="none" w:sz="0" w:space="0" w:color="auto"/>
        <w:right w:val="none" w:sz="0" w:space="0" w:color="auto"/>
      </w:divBdr>
    </w:div>
    <w:div w:id="1029379538">
      <w:bodyDiv w:val="1"/>
      <w:marLeft w:val="0"/>
      <w:marRight w:val="0"/>
      <w:marTop w:val="0"/>
      <w:marBottom w:val="0"/>
      <w:divBdr>
        <w:top w:val="none" w:sz="0" w:space="0" w:color="auto"/>
        <w:left w:val="none" w:sz="0" w:space="0" w:color="auto"/>
        <w:bottom w:val="none" w:sz="0" w:space="0" w:color="auto"/>
        <w:right w:val="none" w:sz="0" w:space="0" w:color="auto"/>
      </w:divBdr>
    </w:div>
    <w:div w:id="1029644124">
      <w:bodyDiv w:val="1"/>
      <w:marLeft w:val="0"/>
      <w:marRight w:val="0"/>
      <w:marTop w:val="0"/>
      <w:marBottom w:val="0"/>
      <w:divBdr>
        <w:top w:val="none" w:sz="0" w:space="0" w:color="auto"/>
        <w:left w:val="none" w:sz="0" w:space="0" w:color="auto"/>
        <w:bottom w:val="none" w:sz="0" w:space="0" w:color="auto"/>
        <w:right w:val="none" w:sz="0" w:space="0" w:color="auto"/>
      </w:divBdr>
    </w:div>
    <w:div w:id="1030690114">
      <w:bodyDiv w:val="1"/>
      <w:marLeft w:val="0"/>
      <w:marRight w:val="0"/>
      <w:marTop w:val="0"/>
      <w:marBottom w:val="0"/>
      <w:divBdr>
        <w:top w:val="none" w:sz="0" w:space="0" w:color="auto"/>
        <w:left w:val="none" w:sz="0" w:space="0" w:color="auto"/>
        <w:bottom w:val="none" w:sz="0" w:space="0" w:color="auto"/>
        <w:right w:val="none" w:sz="0" w:space="0" w:color="auto"/>
      </w:divBdr>
    </w:div>
    <w:div w:id="1031145172">
      <w:bodyDiv w:val="1"/>
      <w:marLeft w:val="0"/>
      <w:marRight w:val="0"/>
      <w:marTop w:val="0"/>
      <w:marBottom w:val="0"/>
      <w:divBdr>
        <w:top w:val="none" w:sz="0" w:space="0" w:color="auto"/>
        <w:left w:val="none" w:sz="0" w:space="0" w:color="auto"/>
        <w:bottom w:val="none" w:sz="0" w:space="0" w:color="auto"/>
        <w:right w:val="none" w:sz="0" w:space="0" w:color="auto"/>
      </w:divBdr>
    </w:div>
    <w:div w:id="1031765327">
      <w:bodyDiv w:val="1"/>
      <w:marLeft w:val="0"/>
      <w:marRight w:val="0"/>
      <w:marTop w:val="0"/>
      <w:marBottom w:val="0"/>
      <w:divBdr>
        <w:top w:val="none" w:sz="0" w:space="0" w:color="auto"/>
        <w:left w:val="none" w:sz="0" w:space="0" w:color="auto"/>
        <w:bottom w:val="none" w:sz="0" w:space="0" w:color="auto"/>
        <w:right w:val="none" w:sz="0" w:space="0" w:color="auto"/>
      </w:divBdr>
    </w:div>
    <w:div w:id="1032849911">
      <w:bodyDiv w:val="1"/>
      <w:marLeft w:val="0"/>
      <w:marRight w:val="0"/>
      <w:marTop w:val="0"/>
      <w:marBottom w:val="0"/>
      <w:divBdr>
        <w:top w:val="none" w:sz="0" w:space="0" w:color="auto"/>
        <w:left w:val="none" w:sz="0" w:space="0" w:color="auto"/>
        <w:bottom w:val="none" w:sz="0" w:space="0" w:color="auto"/>
        <w:right w:val="none" w:sz="0" w:space="0" w:color="auto"/>
      </w:divBdr>
    </w:div>
    <w:div w:id="1033266563">
      <w:bodyDiv w:val="1"/>
      <w:marLeft w:val="0"/>
      <w:marRight w:val="0"/>
      <w:marTop w:val="0"/>
      <w:marBottom w:val="0"/>
      <w:divBdr>
        <w:top w:val="none" w:sz="0" w:space="0" w:color="auto"/>
        <w:left w:val="none" w:sz="0" w:space="0" w:color="auto"/>
        <w:bottom w:val="none" w:sz="0" w:space="0" w:color="auto"/>
        <w:right w:val="none" w:sz="0" w:space="0" w:color="auto"/>
      </w:divBdr>
    </w:div>
    <w:div w:id="1038121847">
      <w:bodyDiv w:val="1"/>
      <w:marLeft w:val="0"/>
      <w:marRight w:val="0"/>
      <w:marTop w:val="0"/>
      <w:marBottom w:val="0"/>
      <w:divBdr>
        <w:top w:val="none" w:sz="0" w:space="0" w:color="auto"/>
        <w:left w:val="none" w:sz="0" w:space="0" w:color="auto"/>
        <w:bottom w:val="none" w:sz="0" w:space="0" w:color="auto"/>
        <w:right w:val="none" w:sz="0" w:space="0" w:color="auto"/>
      </w:divBdr>
    </w:div>
    <w:div w:id="1039210639">
      <w:bodyDiv w:val="1"/>
      <w:marLeft w:val="0"/>
      <w:marRight w:val="0"/>
      <w:marTop w:val="0"/>
      <w:marBottom w:val="0"/>
      <w:divBdr>
        <w:top w:val="none" w:sz="0" w:space="0" w:color="auto"/>
        <w:left w:val="none" w:sz="0" w:space="0" w:color="auto"/>
        <w:bottom w:val="none" w:sz="0" w:space="0" w:color="auto"/>
        <w:right w:val="none" w:sz="0" w:space="0" w:color="auto"/>
      </w:divBdr>
    </w:div>
    <w:div w:id="1039285241">
      <w:bodyDiv w:val="1"/>
      <w:marLeft w:val="0"/>
      <w:marRight w:val="0"/>
      <w:marTop w:val="0"/>
      <w:marBottom w:val="0"/>
      <w:divBdr>
        <w:top w:val="none" w:sz="0" w:space="0" w:color="auto"/>
        <w:left w:val="none" w:sz="0" w:space="0" w:color="auto"/>
        <w:bottom w:val="none" w:sz="0" w:space="0" w:color="auto"/>
        <w:right w:val="none" w:sz="0" w:space="0" w:color="auto"/>
      </w:divBdr>
    </w:div>
    <w:div w:id="1039863528">
      <w:bodyDiv w:val="1"/>
      <w:marLeft w:val="0"/>
      <w:marRight w:val="0"/>
      <w:marTop w:val="0"/>
      <w:marBottom w:val="0"/>
      <w:divBdr>
        <w:top w:val="none" w:sz="0" w:space="0" w:color="auto"/>
        <w:left w:val="none" w:sz="0" w:space="0" w:color="auto"/>
        <w:bottom w:val="none" w:sz="0" w:space="0" w:color="auto"/>
        <w:right w:val="none" w:sz="0" w:space="0" w:color="auto"/>
      </w:divBdr>
    </w:div>
    <w:div w:id="1040131115">
      <w:bodyDiv w:val="1"/>
      <w:marLeft w:val="0"/>
      <w:marRight w:val="0"/>
      <w:marTop w:val="0"/>
      <w:marBottom w:val="0"/>
      <w:divBdr>
        <w:top w:val="none" w:sz="0" w:space="0" w:color="auto"/>
        <w:left w:val="none" w:sz="0" w:space="0" w:color="auto"/>
        <w:bottom w:val="none" w:sz="0" w:space="0" w:color="auto"/>
        <w:right w:val="none" w:sz="0" w:space="0" w:color="auto"/>
      </w:divBdr>
    </w:div>
    <w:div w:id="1042091962">
      <w:bodyDiv w:val="1"/>
      <w:marLeft w:val="0"/>
      <w:marRight w:val="0"/>
      <w:marTop w:val="0"/>
      <w:marBottom w:val="0"/>
      <w:divBdr>
        <w:top w:val="none" w:sz="0" w:space="0" w:color="auto"/>
        <w:left w:val="none" w:sz="0" w:space="0" w:color="auto"/>
        <w:bottom w:val="none" w:sz="0" w:space="0" w:color="auto"/>
        <w:right w:val="none" w:sz="0" w:space="0" w:color="auto"/>
      </w:divBdr>
    </w:div>
    <w:div w:id="1044214417">
      <w:bodyDiv w:val="1"/>
      <w:marLeft w:val="0"/>
      <w:marRight w:val="0"/>
      <w:marTop w:val="0"/>
      <w:marBottom w:val="0"/>
      <w:divBdr>
        <w:top w:val="none" w:sz="0" w:space="0" w:color="auto"/>
        <w:left w:val="none" w:sz="0" w:space="0" w:color="auto"/>
        <w:bottom w:val="none" w:sz="0" w:space="0" w:color="auto"/>
        <w:right w:val="none" w:sz="0" w:space="0" w:color="auto"/>
      </w:divBdr>
    </w:div>
    <w:div w:id="1044328323">
      <w:bodyDiv w:val="1"/>
      <w:marLeft w:val="0"/>
      <w:marRight w:val="0"/>
      <w:marTop w:val="0"/>
      <w:marBottom w:val="0"/>
      <w:divBdr>
        <w:top w:val="none" w:sz="0" w:space="0" w:color="auto"/>
        <w:left w:val="none" w:sz="0" w:space="0" w:color="auto"/>
        <w:bottom w:val="none" w:sz="0" w:space="0" w:color="auto"/>
        <w:right w:val="none" w:sz="0" w:space="0" w:color="auto"/>
      </w:divBdr>
    </w:div>
    <w:div w:id="1047221779">
      <w:bodyDiv w:val="1"/>
      <w:marLeft w:val="0"/>
      <w:marRight w:val="0"/>
      <w:marTop w:val="0"/>
      <w:marBottom w:val="0"/>
      <w:divBdr>
        <w:top w:val="none" w:sz="0" w:space="0" w:color="auto"/>
        <w:left w:val="none" w:sz="0" w:space="0" w:color="auto"/>
        <w:bottom w:val="none" w:sz="0" w:space="0" w:color="auto"/>
        <w:right w:val="none" w:sz="0" w:space="0" w:color="auto"/>
      </w:divBdr>
    </w:div>
    <w:div w:id="1047488913">
      <w:bodyDiv w:val="1"/>
      <w:marLeft w:val="0"/>
      <w:marRight w:val="0"/>
      <w:marTop w:val="0"/>
      <w:marBottom w:val="0"/>
      <w:divBdr>
        <w:top w:val="none" w:sz="0" w:space="0" w:color="auto"/>
        <w:left w:val="none" w:sz="0" w:space="0" w:color="auto"/>
        <w:bottom w:val="none" w:sz="0" w:space="0" w:color="auto"/>
        <w:right w:val="none" w:sz="0" w:space="0" w:color="auto"/>
      </w:divBdr>
    </w:div>
    <w:div w:id="1049844374">
      <w:bodyDiv w:val="1"/>
      <w:marLeft w:val="0"/>
      <w:marRight w:val="0"/>
      <w:marTop w:val="0"/>
      <w:marBottom w:val="0"/>
      <w:divBdr>
        <w:top w:val="none" w:sz="0" w:space="0" w:color="auto"/>
        <w:left w:val="none" w:sz="0" w:space="0" w:color="auto"/>
        <w:bottom w:val="none" w:sz="0" w:space="0" w:color="auto"/>
        <w:right w:val="none" w:sz="0" w:space="0" w:color="auto"/>
      </w:divBdr>
    </w:div>
    <w:div w:id="1051809811">
      <w:bodyDiv w:val="1"/>
      <w:marLeft w:val="0"/>
      <w:marRight w:val="0"/>
      <w:marTop w:val="0"/>
      <w:marBottom w:val="0"/>
      <w:divBdr>
        <w:top w:val="none" w:sz="0" w:space="0" w:color="auto"/>
        <w:left w:val="none" w:sz="0" w:space="0" w:color="auto"/>
        <w:bottom w:val="none" w:sz="0" w:space="0" w:color="auto"/>
        <w:right w:val="none" w:sz="0" w:space="0" w:color="auto"/>
      </w:divBdr>
    </w:div>
    <w:div w:id="1052656342">
      <w:bodyDiv w:val="1"/>
      <w:marLeft w:val="0"/>
      <w:marRight w:val="0"/>
      <w:marTop w:val="0"/>
      <w:marBottom w:val="0"/>
      <w:divBdr>
        <w:top w:val="none" w:sz="0" w:space="0" w:color="auto"/>
        <w:left w:val="none" w:sz="0" w:space="0" w:color="auto"/>
        <w:bottom w:val="none" w:sz="0" w:space="0" w:color="auto"/>
        <w:right w:val="none" w:sz="0" w:space="0" w:color="auto"/>
      </w:divBdr>
    </w:div>
    <w:div w:id="1052802268">
      <w:bodyDiv w:val="1"/>
      <w:marLeft w:val="0"/>
      <w:marRight w:val="0"/>
      <w:marTop w:val="0"/>
      <w:marBottom w:val="0"/>
      <w:divBdr>
        <w:top w:val="none" w:sz="0" w:space="0" w:color="auto"/>
        <w:left w:val="none" w:sz="0" w:space="0" w:color="auto"/>
        <w:bottom w:val="none" w:sz="0" w:space="0" w:color="auto"/>
        <w:right w:val="none" w:sz="0" w:space="0" w:color="auto"/>
      </w:divBdr>
    </w:div>
    <w:div w:id="1057626043">
      <w:bodyDiv w:val="1"/>
      <w:marLeft w:val="0"/>
      <w:marRight w:val="0"/>
      <w:marTop w:val="0"/>
      <w:marBottom w:val="0"/>
      <w:divBdr>
        <w:top w:val="none" w:sz="0" w:space="0" w:color="auto"/>
        <w:left w:val="none" w:sz="0" w:space="0" w:color="auto"/>
        <w:bottom w:val="none" w:sz="0" w:space="0" w:color="auto"/>
        <w:right w:val="none" w:sz="0" w:space="0" w:color="auto"/>
      </w:divBdr>
    </w:div>
    <w:div w:id="1058675477">
      <w:bodyDiv w:val="1"/>
      <w:marLeft w:val="0"/>
      <w:marRight w:val="0"/>
      <w:marTop w:val="0"/>
      <w:marBottom w:val="0"/>
      <w:divBdr>
        <w:top w:val="none" w:sz="0" w:space="0" w:color="auto"/>
        <w:left w:val="none" w:sz="0" w:space="0" w:color="auto"/>
        <w:bottom w:val="none" w:sz="0" w:space="0" w:color="auto"/>
        <w:right w:val="none" w:sz="0" w:space="0" w:color="auto"/>
      </w:divBdr>
    </w:div>
    <w:div w:id="1059787751">
      <w:bodyDiv w:val="1"/>
      <w:marLeft w:val="0"/>
      <w:marRight w:val="0"/>
      <w:marTop w:val="0"/>
      <w:marBottom w:val="0"/>
      <w:divBdr>
        <w:top w:val="none" w:sz="0" w:space="0" w:color="auto"/>
        <w:left w:val="none" w:sz="0" w:space="0" w:color="auto"/>
        <w:bottom w:val="none" w:sz="0" w:space="0" w:color="auto"/>
        <w:right w:val="none" w:sz="0" w:space="0" w:color="auto"/>
      </w:divBdr>
    </w:div>
    <w:div w:id="1064527767">
      <w:bodyDiv w:val="1"/>
      <w:marLeft w:val="0"/>
      <w:marRight w:val="0"/>
      <w:marTop w:val="0"/>
      <w:marBottom w:val="0"/>
      <w:divBdr>
        <w:top w:val="none" w:sz="0" w:space="0" w:color="auto"/>
        <w:left w:val="none" w:sz="0" w:space="0" w:color="auto"/>
        <w:bottom w:val="none" w:sz="0" w:space="0" w:color="auto"/>
        <w:right w:val="none" w:sz="0" w:space="0" w:color="auto"/>
      </w:divBdr>
    </w:div>
    <w:div w:id="1066294868">
      <w:bodyDiv w:val="1"/>
      <w:marLeft w:val="0"/>
      <w:marRight w:val="0"/>
      <w:marTop w:val="0"/>
      <w:marBottom w:val="0"/>
      <w:divBdr>
        <w:top w:val="none" w:sz="0" w:space="0" w:color="auto"/>
        <w:left w:val="none" w:sz="0" w:space="0" w:color="auto"/>
        <w:bottom w:val="none" w:sz="0" w:space="0" w:color="auto"/>
        <w:right w:val="none" w:sz="0" w:space="0" w:color="auto"/>
      </w:divBdr>
    </w:div>
    <w:div w:id="1069425212">
      <w:bodyDiv w:val="1"/>
      <w:marLeft w:val="0"/>
      <w:marRight w:val="0"/>
      <w:marTop w:val="0"/>
      <w:marBottom w:val="0"/>
      <w:divBdr>
        <w:top w:val="none" w:sz="0" w:space="0" w:color="auto"/>
        <w:left w:val="none" w:sz="0" w:space="0" w:color="auto"/>
        <w:bottom w:val="none" w:sz="0" w:space="0" w:color="auto"/>
        <w:right w:val="none" w:sz="0" w:space="0" w:color="auto"/>
      </w:divBdr>
    </w:div>
    <w:div w:id="1072002989">
      <w:bodyDiv w:val="1"/>
      <w:marLeft w:val="0"/>
      <w:marRight w:val="0"/>
      <w:marTop w:val="0"/>
      <w:marBottom w:val="0"/>
      <w:divBdr>
        <w:top w:val="none" w:sz="0" w:space="0" w:color="auto"/>
        <w:left w:val="none" w:sz="0" w:space="0" w:color="auto"/>
        <w:bottom w:val="none" w:sz="0" w:space="0" w:color="auto"/>
        <w:right w:val="none" w:sz="0" w:space="0" w:color="auto"/>
      </w:divBdr>
    </w:div>
    <w:div w:id="1073892798">
      <w:bodyDiv w:val="1"/>
      <w:marLeft w:val="0"/>
      <w:marRight w:val="0"/>
      <w:marTop w:val="0"/>
      <w:marBottom w:val="0"/>
      <w:divBdr>
        <w:top w:val="none" w:sz="0" w:space="0" w:color="auto"/>
        <w:left w:val="none" w:sz="0" w:space="0" w:color="auto"/>
        <w:bottom w:val="none" w:sz="0" w:space="0" w:color="auto"/>
        <w:right w:val="none" w:sz="0" w:space="0" w:color="auto"/>
      </w:divBdr>
    </w:div>
    <w:div w:id="1076366311">
      <w:bodyDiv w:val="1"/>
      <w:marLeft w:val="0"/>
      <w:marRight w:val="0"/>
      <w:marTop w:val="0"/>
      <w:marBottom w:val="0"/>
      <w:divBdr>
        <w:top w:val="none" w:sz="0" w:space="0" w:color="auto"/>
        <w:left w:val="none" w:sz="0" w:space="0" w:color="auto"/>
        <w:bottom w:val="none" w:sz="0" w:space="0" w:color="auto"/>
        <w:right w:val="none" w:sz="0" w:space="0" w:color="auto"/>
      </w:divBdr>
    </w:div>
    <w:div w:id="1079601045">
      <w:bodyDiv w:val="1"/>
      <w:marLeft w:val="0"/>
      <w:marRight w:val="0"/>
      <w:marTop w:val="0"/>
      <w:marBottom w:val="0"/>
      <w:divBdr>
        <w:top w:val="none" w:sz="0" w:space="0" w:color="auto"/>
        <w:left w:val="none" w:sz="0" w:space="0" w:color="auto"/>
        <w:bottom w:val="none" w:sz="0" w:space="0" w:color="auto"/>
        <w:right w:val="none" w:sz="0" w:space="0" w:color="auto"/>
      </w:divBdr>
    </w:div>
    <w:div w:id="1079644190">
      <w:bodyDiv w:val="1"/>
      <w:marLeft w:val="0"/>
      <w:marRight w:val="0"/>
      <w:marTop w:val="0"/>
      <w:marBottom w:val="0"/>
      <w:divBdr>
        <w:top w:val="none" w:sz="0" w:space="0" w:color="auto"/>
        <w:left w:val="none" w:sz="0" w:space="0" w:color="auto"/>
        <w:bottom w:val="none" w:sz="0" w:space="0" w:color="auto"/>
        <w:right w:val="none" w:sz="0" w:space="0" w:color="auto"/>
      </w:divBdr>
    </w:div>
    <w:div w:id="1080951042">
      <w:bodyDiv w:val="1"/>
      <w:marLeft w:val="0"/>
      <w:marRight w:val="0"/>
      <w:marTop w:val="0"/>
      <w:marBottom w:val="0"/>
      <w:divBdr>
        <w:top w:val="none" w:sz="0" w:space="0" w:color="auto"/>
        <w:left w:val="none" w:sz="0" w:space="0" w:color="auto"/>
        <w:bottom w:val="none" w:sz="0" w:space="0" w:color="auto"/>
        <w:right w:val="none" w:sz="0" w:space="0" w:color="auto"/>
      </w:divBdr>
    </w:div>
    <w:div w:id="1081028728">
      <w:bodyDiv w:val="1"/>
      <w:marLeft w:val="0"/>
      <w:marRight w:val="0"/>
      <w:marTop w:val="0"/>
      <w:marBottom w:val="0"/>
      <w:divBdr>
        <w:top w:val="none" w:sz="0" w:space="0" w:color="auto"/>
        <w:left w:val="none" w:sz="0" w:space="0" w:color="auto"/>
        <w:bottom w:val="none" w:sz="0" w:space="0" w:color="auto"/>
        <w:right w:val="none" w:sz="0" w:space="0" w:color="auto"/>
      </w:divBdr>
    </w:div>
    <w:div w:id="1083456671">
      <w:bodyDiv w:val="1"/>
      <w:marLeft w:val="0"/>
      <w:marRight w:val="0"/>
      <w:marTop w:val="0"/>
      <w:marBottom w:val="0"/>
      <w:divBdr>
        <w:top w:val="none" w:sz="0" w:space="0" w:color="auto"/>
        <w:left w:val="none" w:sz="0" w:space="0" w:color="auto"/>
        <w:bottom w:val="none" w:sz="0" w:space="0" w:color="auto"/>
        <w:right w:val="none" w:sz="0" w:space="0" w:color="auto"/>
      </w:divBdr>
    </w:div>
    <w:div w:id="1085565742">
      <w:bodyDiv w:val="1"/>
      <w:marLeft w:val="0"/>
      <w:marRight w:val="0"/>
      <w:marTop w:val="0"/>
      <w:marBottom w:val="0"/>
      <w:divBdr>
        <w:top w:val="none" w:sz="0" w:space="0" w:color="auto"/>
        <w:left w:val="none" w:sz="0" w:space="0" w:color="auto"/>
        <w:bottom w:val="none" w:sz="0" w:space="0" w:color="auto"/>
        <w:right w:val="none" w:sz="0" w:space="0" w:color="auto"/>
      </w:divBdr>
    </w:div>
    <w:div w:id="1087311252">
      <w:bodyDiv w:val="1"/>
      <w:marLeft w:val="0"/>
      <w:marRight w:val="0"/>
      <w:marTop w:val="0"/>
      <w:marBottom w:val="0"/>
      <w:divBdr>
        <w:top w:val="none" w:sz="0" w:space="0" w:color="auto"/>
        <w:left w:val="none" w:sz="0" w:space="0" w:color="auto"/>
        <w:bottom w:val="none" w:sz="0" w:space="0" w:color="auto"/>
        <w:right w:val="none" w:sz="0" w:space="0" w:color="auto"/>
      </w:divBdr>
    </w:div>
    <w:div w:id="1087844504">
      <w:bodyDiv w:val="1"/>
      <w:marLeft w:val="0"/>
      <w:marRight w:val="0"/>
      <w:marTop w:val="0"/>
      <w:marBottom w:val="0"/>
      <w:divBdr>
        <w:top w:val="none" w:sz="0" w:space="0" w:color="auto"/>
        <w:left w:val="none" w:sz="0" w:space="0" w:color="auto"/>
        <w:bottom w:val="none" w:sz="0" w:space="0" w:color="auto"/>
        <w:right w:val="none" w:sz="0" w:space="0" w:color="auto"/>
      </w:divBdr>
    </w:div>
    <w:div w:id="1088697200">
      <w:bodyDiv w:val="1"/>
      <w:marLeft w:val="0"/>
      <w:marRight w:val="0"/>
      <w:marTop w:val="0"/>
      <w:marBottom w:val="0"/>
      <w:divBdr>
        <w:top w:val="none" w:sz="0" w:space="0" w:color="auto"/>
        <w:left w:val="none" w:sz="0" w:space="0" w:color="auto"/>
        <w:bottom w:val="none" w:sz="0" w:space="0" w:color="auto"/>
        <w:right w:val="none" w:sz="0" w:space="0" w:color="auto"/>
      </w:divBdr>
    </w:div>
    <w:div w:id="1093670929">
      <w:bodyDiv w:val="1"/>
      <w:marLeft w:val="0"/>
      <w:marRight w:val="0"/>
      <w:marTop w:val="0"/>
      <w:marBottom w:val="0"/>
      <w:divBdr>
        <w:top w:val="none" w:sz="0" w:space="0" w:color="auto"/>
        <w:left w:val="none" w:sz="0" w:space="0" w:color="auto"/>
        <w:bottom w:val="none" w:sz="0" w:space="0" w:color="auto"/>
        <w:right w:val="none" w:sz="0" w:space="0" w:color="auto"/>
      </w:divBdr>
    </w:div>
    <w:div w:id="1094322529">
      <w:bodyDiv w:val="1"/>
      <w:marLeft w:val="0"/>
      <w:marRight w:val="0"/>
      <w:marTop w:val="0"/>
      <w:marBottom w:val="0"/>
      <w:divBdr>
        <w:top w:val="none" w:sz="0" w:space="0" w:color="auto"/>
        <w:left w:val="none" w:sz="0" w:space="0" w:color="auto"/>
        <w:bottom w:val="none" w:sz="0" w:space="0" w:color="auto"/>
        <w:right w:val="none" w:sz="0" w:space="0" w:color="auto"/>
      </w:divBdr>
    </w:div>
    <w:div w:id="1094715694">
      <w:bodyDiv w:val="1"/>
      <w:marLeft w:val="0"/>
      <w:marRight w:val="0"/>
      <w:marTop w:val="0"/>
      <w:marBottom w:val="0"/>
      <w:divBdr>
        <w:top w:val="none" w:sz="0" w:space="0" w:color="auto"/>
        <w:left w:val="none" w:sz="0" w:space="0" w:color="auto"/>
        <w:bottom w:val="none" w:sz="0" w:space="0" w:color="auto"/>
        <w:right w:val="none" w:sz="0" w:space="0" w:color="auto"/>
      </w:divBdr>
    </w:div>
    <w:div w:id="1098601800">
      <w:bodyDiv w:val="1"/>
      <w:marLeft w:val="0"/>
      <w:marRight w:val="0"/>
      <w:marTop w:val="0"/>
      <w:marBottom w:val="0"/>
      <w:divBdr>
        <w:top w:val="none" w:sz="0" w:space="0" w:color="auto"/>
        <w:left w:val="none" w:sz="0" w:space="0" w:color="auto"/>
        <w:bottom w:val="none" w:sz="0" w:space="0" w:color="auto"/>
        <w:right w:val="none" w:sz="0" w:space="0" w:color="auto"/>
      </w:divBdr>
    </w:div>
    <w:div w:id="1098912925">
      <w:bodyDiv w:val="1"/>
      <w:marLeft w:val="0"/>
      <w:marRight w:val="0"/>
      <w:marTop w:val="0"/>
      <w:marBottom w:val="0"/>
      <w:divBdr>
        <w:top w:val="none" w:sz="0" w:space="0" w:color="auto"/>
        <w:left w:val="none" w:sz="0" w:space="0" w:color="auto"/>
        <w:bottom w:val="none" w:sz="0" w:space="0" w:color="auto"/>
        <w:right w:val="none" w:sz="0" w:space="0" w:color="auto"/>
      </w:divBdr>
    </w:div>
    <w:div w:id="1099449942">
      <w:bodyDiv w:val="1"/>
      <w:marLeft w:val="0"/>
      <w:marRight w:val="0"/>
      <w:marTop w:val="0"/>
      <w:marBottom w:val="0"/>
      <w:divBdr>
        <w:top w:val="none" w:sz="0" w:space="0" w:color="auto"/>
        <w:left w:val="none" w:sz="0" w:space="0" w:color="auto"/>
        <w:bottom w:val="none" w:sz="0" w:space="0" w:color="auto"/>
        <w:right w:val="none" w:sz="0" w:space="0" w:color="auto"/>
      </w:divBdr>
    </w:div>
    <w:div w:id="1102263669">
      <w:bodyDiv w:val="1"/>
      <w:marLeft w:val="0"/>
      <w:marRight w:val="0"/>
      <w:marTop w:val="0"/>
      <w:marBottom w:val="0"/>
      <w:divBdr>
        <w:top w:val="none" w:sz="0" w:space="0" w:color="auto"/>
        <w:left w:val="none" w:sz="0" w:space="0" w:color="auto"/>
        <w:bottom w:val="none" w:sz="0" w:space="0" w:color="auto"/>
        <w:right w:val="none" w:sz="0" w:space="0" w:color="auto"/>
      </w:divBdr>
    </w:div>
    <w:div w:id="1102722418">
      <w:bodyDiv w:val="1"/>
      <w:marLeft w:val="0"/>
      <w:marRight w:val="0"/>
      <w:marTop w:val="0"/>
      <w:marBottom w:val="0"/>
      <w:divBdr>
        <w:top w:val="none" w:sz="0" w:space="0" w:color="auto"/>
        <w:left w:val="none" w:sz="0" w:space="0" w:color="auto"/>
        <w:bottom w:val="none" w:sz="0" w:space="0" w:color="auto"/>
        <w:right w:val="none" w:sz="0" w:space="0" w:color="auto"/>
      </w:divBdr>
    </w:div>
    <w:div w:id="1103455453">
      <w:bodyDiv w:val="1"/>
      <w:marLeft w:val="0"/>
      <w:marRight w:val="0"/>
      <w:marTop w:val="0"/>
      <w:marBottom w:val="0"/>
      <w:divBdr>
        <w:top w:val="none" w:sz="0" w:space="0" w:color="auto"/>
        <w:left w:val="none" w:sz="0" w:space="0" w:color="auto"/>
        <w:bottom w:val="none" w:sz="0" w:space="0" w:color="auto"/>
        <w:right w:val="none" w:sz="0" w:space="0" w:color="auto"/>
      </w:divBdr>
    </w:div>
    <w:div w:id="1104108913">
      <w:bodyDiv w:val="1"/>
      <w:marLeft w:val="0"/>
      <w:marRight w:val="0"/>
      <w:marTop w:val="0"/>
      <w:marBottom w:val="0"/>
      <w:divBdr>
        <w:top w:val="none" w:sz="0" w:space="0" w:color="auto"/>
        <w:left w:val="none" w:sz="0" w:space="0" w:color="auto"/>
        <w:bottom w:val="none" w:sz="0" w:space="0" w:color="auto"/>
        <w:right w:val="none" w:sz="0" w:space="0" w:color="auto"/>
      </w:divBdr>
    </w:div>
    <w:div w:id="1109082508">
      <w:bodyDiv w:val="1"/>
      <w:marLeft w:val="0"/>
      <w:marRight w:val="0"/>
      <w:marTop w:val="0"/>
      <w:marBottom w:val="0"/>
      <w:divBdr>
        <w:top w:val="none" w:sz="0" w:space="0" w:color="auto"/>
        <w:left w:val="none" w:sz="0" w:space="0" w:color="auto"/>
        <w:bottom w:val="none" w:sz="0" w:space="0" w:color="auto"/>
        <w:right w:val="none" w:sz="0" w:space="0" w:color="auto"/>
      </w:divBdr>
    </w:div>
    <w:div w:id="1109593509">
      <w:bodyDiv w:val="1"/>
      <w:marLeft w:val="0"/>
      <w:marRight w:val="0"/>
      <w:marTop w:val="0"/>
      <w:marBottom w:val="0"/>
      <w:divBdr>
        <w:top w:val="none" w:sz="0" w:space="0" w:color="auto"/>
        <w:left w:val="none" w:sz="0" w:space="0" w:color="auto"/>
        <w:bottom w:val="none" w:sz="0" w:space="0" w:color="auto"/>
        <w:right w:val="none" w:sz="0" w:space="0" w:color="auto"/>
      </w:divBdr>
    </w:div>
    <w:div w:id="1117916326">
      <w:bodyDiv w:val="1"/>
      <w:marLeft w:val="0"/>
      <w:marRight w:val="0"/>
      <w:marTop w:val="0"/>
      <w:marBottom w:val="0"/>
      <w:divBdr>
        <w:top w:val="none" w:sz="0" w:space="0" w:color="auto"/>
        <w:left w:val="none" w:sz="0" w:space="0" w:color="auto"/>
        <w:bottom w:val="none" w:sz="0" w:space="0" w:color="auto"/>
        <w:right w:val="none" w:sz="0" w:space="0" w:color="auto"/>
      </w:divBdr>
    </w:div>
    <w:div w:id="1121068159">
      <w:bodyDiv w:val="1"/>
      <w:marLeft w:val="0"/>
      <w:marRight w:val="0"/>
      <w:marTop w:val="0"/>
      <w:marBottom w:val="0"/>
      <w:divBdr>
        <w:top w:val="none" w:sz="0" w:space="0" w:color="auto"/>
        <w:left w:val="none" w:sz="0" w:space="0" w:color="auto"/>
        <w:bottom w:val="none" w:sz="0" w:space="0" w:color="auto"/>
        <w:right w:val="none" w:sz="0" w:space="0" w:color="auto"/>
      </w:divBdr>
    </w:div>
    <w:div w:id="1124078356">
      <w:bodyDiv w:val="1"/>
      <w:marLeft w:val="0"/>
      <w:marRight w:val="0"/>
      <w:marTop w:val="0"/>
      <w:marBottom w:val="0"/>
      <w:divBdr>
        <w:top w:val="none" w:sz="0" w:space="0" w:color="auto"/>
        <w:left w:val="none" w:sz="0" w:space="0" w:color="auto"/>
        <w:bottom w:val="none" w:sz="0" w:space="0" w:color="auto"/>
        <w:right w:val="none" w:sz="0" w:space="0" w:color="auto"/>
      </w:divBdr>
    </w:div>
    <w:div w:id="1124234842">
      <w:bodyDiv w:val="1"/>
      <w:marLeft w:val="0"/>
      <w:marRight w:val="0"/>
      <w:marTop w:val="0"/>
      <w:marBottom w:val="0"/>
      <w:divBdr>
        <w:top w:val="none" w:sz="0" w:space="0" w:color="auto"/>
        <w:left w:val="none" w:sz="0" w:space="0" w:color="auto"/>
        <w:bottom w:val="none" w:sz="0" w:space="0" w:color="auto"/>
        <w:right w:val="none" w:sz="0" w:space="0" w:color="auto"/>
      </w:divBdr>
    </w:div>
    <w:div w:id="1126504913">
      <w:bodyDiv w:val="1"/>
      <w:marLeft w:val="0"/>
      <w:marRight w:val="0"/>
      <w:marTop w:val="0"/>
      <w:marBottom w:val="0"/>
      <w:divBdr>
        <w:top w:val="none" w:sz="0" w:space="0" w:color="auto"/>
        <w:left w:val="none" w:sz="0" w:space="0" w:color="auto"/>
        <w:bottom w:val="none" w:sz="0" w:space="0" w:color="auto"/>
        <w:right w:val="none" w:sz="0" w:space="0" w:color="auto"/>
      </w:divBdr>
    </w:div>
    <w:div w:id="1127161622">
      <w:bodyDiv w:val="1"/>
      <w:marLeft w:val="0"/>
      <w:marRight w:val="0"/>
      <w:marTop w:val="0"/>
      <w:marBottom w:val="0"/>
      <w:divBdr>
        <w:top w:val="none" w:sz="0" w:space="0" w:color="auto"/>
        <w:left w:val="none" w:sz="0" w:space="0" w:color="auto"/>
        <w:bottom w:val="none" w:sz="0" w:space="0" w:color="auto"/>
        <w:right w:val="none" w:sz="0" w:space="0" w:color="auto"/>
      </w:divBdr>
    </w:div>
    <w:div w:id="1127627665">
      <w:bodyDiv w:val="1"/>
      <w:marLeft w:val="0"/>
      <w:marRight w:val="0"/>
      <w:marTop w:val="0"/>
      <w:marBottom w:val="0"/>
      <w:divBdr>
        <w:top w:val="none" w:sz="0" w:space="0" w:color="auto"/>
        <w:left w:val="none" w:sz="0" w:space="0" w:color="auto"/>
        <w:bottom w:val="none" w:sz="0" w:space="0" w:color="auto"/>
        <w:right w:val="none" w:sz="0" w:space="0" w:color="auto"/>
      </w:divBdr>
    </w:div>
    <w:div w:id="1129516803">
      <w:bodyDiv w:val="1"/>
      <w:marLeft w:val="0"/>
      <w:marRight w:val="0"/>
      <w:marTop w:val="0"/>
      <w:marBottom w:val="0"/>
      <w:divBdr>
        <w:top w:val="none" w:sz="0" w:space="0" w:color="auto"/>
        <w:left w:val="none" w:sz="0" w:space="0" w:color="auto"/>
        <w:bottom w:val="none" w:sz="0" w:space="0" w:color="auto"/>
        <w:right w:val="none" w:sz="0" w:space="0" w:color="auto"/>
      </w:divBdr>
    </w:div>
    <w:div w:id="1132140990">
      <w:bodyDiv w:val="1"/>
      <w:marLeft w:val="0"/>
      <w:marRight w:val="0"/>
      <w:marTop w:val="0"/>
      <w:marBottom w:val="0"/>
      <w:divBdr>
        <w:top w:val="none" w:sz="0" w:space="0" w:color="auto"/>
        <w:left w:val="none" w:sz="0" w:space="0" w:color="auto"/>
        <w:bottom w:val="none" w:sz="0" w:space="0" w:color="auto"/>
        <w:right w:val="none" w:sz="0" w:space="0" w:color="auto"/>
      </w:divBdr>
    </w:div>
    <w:div w:id="1133911063">
      <w:bodyDiv w:val="1"/>
      <w:marLeft w:val="0"/>
      <w:marRight w:val="0"/>
      <w:marTop w:val="0"/>
      <w:marBottom w:val="0"/>
      <w:divBdr>
        <w:top w:val="none" w:sz="0" w:space="0" w:color="auto"/>
        <w:left w:val="none" w:sz="0" w:space="0" w:color="auto"/>
        <w:bottom w:val="none" w:sz="0" w:space="0" w:color="auto"/>
        <w:right w:val="none" w:sz="0" w:space="0" w:color="auto"/>
      </w:divBdr>
    </w:div>
    <w:div w:id="1134714797">
      <w:bodyDiv w:val="1"/>
      <w:marLeft w:val="0"/>
      <w:marRight w:val="0"/>
      <w:marTop w:val="0"/>
      <w:marBottom w:val="0"/>
      <w:divBdr>
        <w:top w:val="none" w:sz="0" w:space="0" w:color="auto"/>
        <w:left w:val="none" w:sz="0" w:space="0" w:color="auto"/>
        <w:bottom w:val="none" w:sz="0" w:space="0" w:color="auto"/>
        <w:right w:val="none" w:sz="0" w:space="0" w:color="auto"/>
      </w:divBdr>
    </w:div>
    <w:div w:id="1136291109">
      <w:bodyDiv w:val="1"/>
      <w:marLeft w:val="0"/>
      <w:marRight w:val="0"/>
      <w:marTop w:val="0"/>
      <w:marBottom w:val="0"/>
      <w:divBdr>
        <w:top w:val="none" w:sz="0" w:space="0" w:color="auto"/>
        <w:left w:val="none" w:sz="0" w:space="0" w:color="auto"/>
        <w:bottom w:val="none" w:sz="0" w:space="0" w:color="auto"/>
        <w:right w:val="none" w:sz="0" w:space="0" w:color="auto"/>
      </w:divBdr>
    </w:div>
    <w:div w:id="1136996928">
      <w:bodyDiv w:val="1"/>
      <w:marLeft w:val="0"/>
      <w:marRight w:val="0"/>
      <w:marTop w:val="0"/>
      <w:marBottom w:val="0"/>
      <w:divBdr>
        <w:top w:val="none" w:sz="0" w:space="0" w:color="auto"/>
        <w:left w:val="none" w:sz="0" w:space="0" w:color="auto"/>
        <w:bottom w:val="none" w:sz="0" w:space="0" w:color="auto"/>
        <w:right w:val="none" w:sz="0" w:space="0" w:color="auto"/>
      </w:divBdr>
    </w:div>
    <w:div w:id="1139953133">
      <w:bodyDiv w:val="1"/>
      <w:marLeft w:val="0"/>
      <w:marRight w:val="0"/>
      <w:marTop w:val="0"/>
      <w:marBottom w:val="0"/>
      <w:divBdr>
        <w:top w:val="none" w:sz="0" w:space="0" w:color="auto"/>
        <w:left w:val="none" w:sz="0" w:space="0" w:color="auto"/>
        <w:bottom w:val="none" w:sz="0" w:space="0" w:color="auto"/>
        <w:right w:val="none" w:sz="0" w:space="0" w:color="auto"/>
      </w:divBdr>
    </w:div>
    <w:div w:id="1140077672">
      <w:bodyDiv w:val="1"/>
      <w:marLeft w:val="0"/>
      <w:marRight w:val="0"/>
      <w:marTop w:val="0"/>
      <w:marBottom w:val="0"/>
      <w:divBdr>
        <w:top w:val="none" w:sz="0" w:space="0" w:color="auto"/>
        <w:left w:val="none" w:sz="0" w:space="0" w:color="auto"/>
        <w:bottom w:val="none" w:sz="0" w:space="0" w:color="auto"/>
        <w:right w:val="none" w:sz="0" w:space="0" w:color="auto"/>
      </w:divBdr>
    </w:div>
    <w:div w:id="1143160304">
      <w:bodyDiv w:val="1"/>
      <w:marLeft w:val="0"/>
      <w:marRight w:val="0"/>
      <w:marTop w:val="0"/>
      <w:marBottom w:val="0"/>
      <w:divBdr>
        <w:top w:val="none" w:sz="0" w:space="0" w:color="auto"/>
        <w:left w:val="none" w:sz="0" w:space="0" w:color="auto"/>
        <w:bottom w:val="none" w:sz="0" w:space="0" w:color="auto"/>
        <w:right w:val="none" w:sz="0" w:space="0" w:color="auto"/>
      </w:divBdr>
    </w:div>
    <w:div w:id="1148205133">
      <w:bodyDiv w:val="1"/>
      <w:marLeft w:val="0"/>
      <w:marRight w:val="0"/>
      <w:marTop w:val="0"/>
      <w:marBottom w:val="0"/>
      <w:divBdr>
        <w:top w:val="none" w:sz="0" w:space="0" w:color="auto"/>
        <w:left w:val="none" w:sz="0" w:space="0" w:color="auto"/>
        <w:bottom w:val="none" w:sz="0" w:space="0" w:color="auto"/>
        <w:right w:val="none" w:sz="0" w:space="0" w:color="auto"/>
      </w:divBdr>
    </w:div>
    <w:div w:id="1151289062">
      <w:bodyDiv w:val="1"/>
      <w:marLeft w:val="0"/>
      <w:marRight w:val="0"/>
      <w:marTop w:val="0"/>
      <w:marBottom w:val="0"/>
      <w:divBdr>
        <w:top w:val="none" w:sz="0" w:space="0" w:color="auto"/>
        <w:left w:val="none" w:sz="0" w:space="0" w:color="auto"/>
        <w:bottom w:val="none" w:sz="0" w:space="0" w:color="auto"/>
        <w:right w:val="none" w:sz="0" w:space="0" w:color="auto"/>
      </w:divBdr>
    </w:div>
    <w:div w:id="1152135303">
      <w:bodyDiv w:val="1"/>
      <w:marLeft w:val="0"/>
      <w:marRight w:val="0"/>
      <w:marTop w:val="0"/>
      <w:marBottom w:val="0"/>
      <w:divBdr>
        <w:top w:val="none" w:sz="0" w:space="0" w:color="auto"/>
        <w:left w:val="none" w:sz="0" w:space="0" w:color="auto"/>
        <w:bottom w:val="none" w:sz="0" w:space="0" w:color="auto"/>
        <w:right w:val="none" w:sz="0" w:space="0" w:color="auto"/>
      </w:divBdr>
    </w:div>
    <w:div w:id="1152138130">
      <w:bodyDiv w:val="1"/>
      <w:marLeft w:val="0"/>
      <w:marRight w:val="0"/>
      <w:marTop w:val="0"/>
      <w:marBottom w:val="0"/>
      <w:divBdr>
        <w:top w:val="none" w:sz="0" w:space="0" w:color="auto"/>
        <w:left w:val="none" w:sz="0" w:space="0" w:color="auto"/>
        <w:bottom w:val="none" w:sz="0" w:space="0" w:color="auto"/>
        <w:right w:val="none" w:sz="0" w:space="0" w:color="auto"/>
      </w:divBdr>
    </w:div>
    <w:div w:id="1152331025">
      <w:bodyDiv w:val="1"/>
      <w:marLeft w:val="0"/>
      <w:marRight w:val="0"/>
      <w:marTop w:val="0"/>
      <w:marBottom w:val="0"/>
      <w:divBdr>
        <w:top w:val="none" w:sz="0" w:space="0" w:color="auto"/>
        <w:left w:val="none" w:sz="0" w:space="0" w:color="auto"/>
        <w:bottom w:val="none" w:sz="0" w:space="0" w:color="auto"/>
        <w:right w:val="none" w:sz="0" w:space="0" w:color="auto"/>
      </w:divBdr>
    </w:div>
    <w:div w:id="1154179807">
      <w:bodyDiv w:val="1"/>
      <w:marLeft w:val="0"/>
      <w:marRight w:val="0"/>
      <w:marTop w:val="0"/>
      <w:marBottom w:val="0"/>
      <w:divBdr>
        <w:top w:val="none" w:sz="0" w:space="0" w:color="auto"/>
        <w:left w:val="none" w:sz="0" w:space="0" w:color="auto"/>
        <w:bottom w:val="none" w:sz="0" w:space="0" w:color="auto"/>
        <w:right w:val="none" w:sz="0" w:space="0" w:color="auto"/>
      </w:divBdr>
    </w:div>
    <w:div w:id="1157570459">
      <w:bodyDiv w:val="1"/>
      <w:marLeft w:val="0"/>
      <w:marRight w:val="0"/>
      <w:marTop w:val="0"/>
      <w:marBottom w:val="0"/>
      <w:divBdr>
        <w:top w:val="none" w:sz="0" w:space="0" w:color="auto"/>
        <w:left w:val="none" w:sz="0" w:space="0" w:color="auto"/>
        <w:bottom w:val="none" w:sz="0" w:space="0" w:color="auto"/>
        <w:right w:val="none" w:sz="0" w:space="0" w:color="auto"/>
      </w:divBdr>
    </w:div>
    <w:div w:id="1158113173">
      <w:bodyDiv w:val="1"/>
      <w:marLeft w:val="0"/>
      <w:marRight w:val="0"/>
      <w:marTop w:val="0"/>
      <w:marBottom w:val="0"/>
      <w:divBdr>
        <w:top w:val="none" w:sz="0" w:space="0" w:color="auto"/>
        <w:left w:val="none" w:sz="0" w:space="0" w:color="auto"/>
        <w:bottom w:val="none" w:sz="0" w:space="0" w:color="auto"/>
        <w:right w:val="none" w:sz="0" w:space="0" w:color="auto"/>
      </w:divBdr>
    </w:div>
    <w:div w:id="1162165491">
      <w:bodyDiv w:val="1"/>
      <w:marLeft w:val="0"/>
      <w:marRight w:val="0"/>
      <w:marTop w:val="0"/>
      <w:marBottom w:val="0"/>
      <w:divBdr>
        <w:top w:val="none" w:sz="0" w:space="0" w:color="auto"/>
        <w:left w:val="none" w:sz="0" w:space="0" w:color="auto"/>
        <w:bottom w:val="none" w:sz="0" w:space="0" w:color="auto"/>
        <w:right w:val="none" w:sz="0" w:space="0" w:color="auto"/>
      </w:divBdr>
    </w:div>
    <w:div w:id="1162814651">
      <w:bodyDiv w:val="1"/>
      <w:marLeft w:val="0"/>
      <w:marRight w:val="0"/>
      <w:marTop w:val="0"/>
      <w:marBottom w:val="0"/>
      <w:divBdr>
        <w:top w:val="none" w:sz="0" w:space="0" w:color="auto"/>
        <w:left w:val="none" w:sz="0" w:space="0" w:color="auto"/>
        <w:bottom w:val="none" w:sz="0" w:space="0" w:color="auto"/>
        <w:right w:val="none" w:sz="0" w:space="0" w:color="auto"/>
      </w:divBdr>
    </w:div>
    <w:div w:id="1166016671">
      <w:bodyDiv w:val="1"/>
      <w:marLeft w:val="0"/>
      <w:marRight w:val="0"/>
      <w:marTop w:val="0"/>
      <w:marBottom w:val="0"/>
      <w:divBdr>
        <w:top w:val="none" w:sz="0" w:space="0" w:color="auto"/>
        <w:left w:val="none" w:sz="0" w:space="0" w:color="auto"/>
        <w:bottom w:val="none" w:sz="0" w:space="0" w:color="auto"/>
        <w:right w:val="none" w:sz="0" w:space="0" w:color="auto"/>
      </w:divBdr>
    </w:div>
    <w:div w:id="1169053894">
      <w:bodyDiv w:val="1"/>
      <w:marLeft w:val="0"/>
      <w:marRight w:val="0"/>
      <w:marTop w:val="0"/>
      <w:marBottom w:val="0"/>
      <w:divBdr>
        <w:top w:val="none" w:sz="0" w:space="0" w:color="auto"/>
        <w:left w:val="none" w:sz="0" w:space="0" w:color="auto"/>
        <w:bottom w:val="none" w:sz="0" w:space="0" w:color="auto"/>
        <w:right w:val="none" w:sz="0" w:space="0" w:color="auto"/>
      </w:divBdr>
    </w:div>
    <w:div w:id="1170212897">
      <w:bodyDiv w:val="1"/>
      <w:marLeft w:val="0"/>
      <w:marRight w:val="0"/>
      <w:marTop w:val="0"/>
      <w:marBottom w:val="0"/>
      <w:divBdr>
        <w:top w:val="none" w:sz="0" w:space="0" w:color="auto"/>
        <w:left w:val="none" w:sz="0" w:space="0" w:color="auto"/>
        <w:bottom w:val="none" w:sz="0" w:space="0" w:color="auto"/>
        <w:right w:val="none" w:sz="0" w:space="0" w:color="auto"/>
      </w:divBdr>
    </w:div>
    <w:div w:id="1172522747">
      <w:bodyDiv w:val="1"/>
      <w:marLeft w:val="0"/>
      <w:marRight w:val="0"/>
      <w:marTop w:val="0"/>
      <w:marBottom w:val="0"/>
      <w:divBdr>
        <w:top w:val="none" w:sz="0" w:space="0" w:color="auto"/>
        <w:left w:val="none" w:sz="0" w:space="0" w:color="auto"/>
        <w:bottom w:val="none" w:sz="0" w:space="0" w:color="auto"/>
        <w:right w:val="none" w:sz="0" w:space="0" w:color="auto"/>
      </w:divBdr>
    </w:div>
    <w:div w:id="1174950155">
      <w:bodyDiv w:val="1"/>
      <w:marLeft w:val="0"/>
      <w:marRight w:val="0"/>
      <w:marTop w:val="0"/>
      <w:marBottom w:val="0"/>
      <w:divBdr>
        <w:top w:val="none" w:sz="0" w:space="0" w:color="auto"/>
        <w:left w:val="none" w:sz="0" w:space="0" w:color="auto"/>
        <w:bottom w:val="none" w:sz="0" w:space="0" w:color="auto"/>
        <w:right w:val="none" w:sz="0" w:space="0" w:color="auto"/>
      </w:divBdr>
    </w:div>
    <w:div w:id="1175194244">
      <w:bodyDiv w:val="1"/>
      <w:marLeft w:val="0"/>
      <w:marRight w:val="0"/>
      <w:marTop w:val="0"/>
      <w:marBottom w:val="0"/>
      <w:divBdr>
        <w:top w:val="none" w:sz="0" w:space="0" w:color="auto"/>
        <w:left w:val="none" w:sz="0" w:space="0" w:color="auto"/>
        <w:bottom w:val="none" w:sz="0" w:space="0" w:color="auto"/>
        <w:right w:val="none" w:sz="0" w:space="0" w:color="auto"/>
      </w:divBdr>
    </w:div>
    <w:div w:id="1176386552">
      <w:bodyDiv w:val="1"/>
      <w:marLeft w:val="0"/>
      <w:marRight w:val="0"/>
      <w:marTop w:val="0"/>
      <w:marBottom w:val="0"/>
      <w:divBdr>
        <w:top w:val="none" w:sz="0" w:space="0" w:color="auto"/>
        <w:left w:val="none" w:sz="0" w:space="0" w:color="auto"/>
        <w:bottom w:val="none" w:sz="0" w:space="0" w:color="auto"/>
        <w:right w:val="none" w:sz="0" w:space="0" w:color="auto"/>
      </w:divBdr>
    </w:div>
    <w:div w:id="1177571998">
      <w:bodyDiv w:val="1"/>
      <w:marLeft w:val="0"/>
      <w:marRight w:val="0"/>
      <w:marTop w:val="0"/>
      <w:marBottom w:val="0"/>
      <w:divBdr>
        <w:top w:val="none" w:sz="0" w:space="0" w:color="auto"/>
        <w:left w:val="none" w:sz="0" w:space="0" w:color="auto"/>
        <w:bottom w:val="none" w:sz="0" w:space="0" w:color="auto"/>
        <w:right w:val="none" w:sz="0" w:space="0" w:color="auto"/>
      </w:divBdr>
    </w:div>
    <w:div w:id="1178424856">
      <w:bodyDiv w:val="1"/>
      <w:marLeft w:val="0"/>
      <w:marRight w:val="0"/>
      <w:marTop w:val="0"/>
      <w:marBottom w:val="0"/>
      <w:divBdr>
        <w:top w:val="none" w:sz="0" w:space="0" w:color="auto"/>
        <w:left w:val="none" w:sz="0" w:space="0" w:color="auto"/>
        <w:bottom w:val="none" w:sz="0" w:space="0" w:color="auto"/>
        <w:right w:val="none" w:sz="0" w:space="0" w:color="auto"/>
      </w:divBdr>
    </w:div>
    <w:div w:id="1179857841">
      <w:bodyDiv w:val="1"/>
      <w:marLeft w:val="0"/>
      <w:marRight w:val="0"/>
      <w:marTop w:val="0"/>
      <w:marBottom w:val="0"/>
      <w:divBdr>
        <w:top w:val="none" w:sz="0" w:space="0" w:color="auto"/>
        <w:left w:val="none" w:sz="0" w:space="0" w:color="auto"/>
        <w:bottom w:val="none" w:sz="0" w:space="0" w:color="auto"/>
        <w:right w:val="none" w:sz="0" w:space="0" w:color="auto"/>
      </w:divBdr>
    </w:div>
    <w:div w:id="1180312691">
      <w:bodyDiv w:val="1"/>
      <w:marLeft w:val="0"/>
      <w:marRight w:val="0"/>
      <w:marTop w:val="0"/>
      <w:marBottom w:val="0"/>
      <w:divBdr>
        <w:top w:val="none" w:sz="0" w:space="0" w:color="auto"/>
        <w:left w:val="none" w:sz="0" w:space="0" w:color="auto"/>
        <w:bottom w:val="none" w:sz="0" w:space="0" w:color="auto"/>
        <w:right w:val="none" w:sz="0" w:space="0" w:color="auto"/>
      </w:divBdr>
    </w:div>
    <w:div w:id="1181899187">
      <w:bodyDiv w:val="1"/>
      <w:marLeft w:val="0"/>
      <w:marRight w:val="0"/>
      <w:marTop w:val="0"/>
      <w:marBottom w:val="0"/>
      <w:divBdr>
        <w:top w:val="none" w:sz="0" w:space="0" w:color="auto"/>
        <w:left w:val="none" w:sz="0" w:space="0" w:color="auto"/>
        <w:bottom w:val="none" w:sz="0" w:space="0" w:color="auto"/>
        <w:right w:val="none" w:sz="0" w:space="0" w:color="auto"/>
      </w:divBdr>
    </w:div>
    <w:div w:id="1182283915">
      <w:bodyDiv w:val="1"/>
      <w:marLeft w:val="0"/>
      <w:marRight w:val="0"/>
      <w:marTop w:val="0"/>
      <w:marBottom w:val="0"/>
      <w:divBdr>
        <w:top w:val="none" w:sz="0" w:space="0" w:color="auto"/>
        <w:left w:val="none" w:sz="0" w:space="0" w:color="auto"/>
        <w:bottom w:val="none" w:sz="0" w:space="0" w:color="auto"/>
        <w:right w:val="none" w:sz="0" w:space="0" w:color="auto"/>
      </w:divBdr>
    </w:div>
    <w:div w:id="1182939858">
      <w:bodyDiv w:val="1"/>
      <w:marLeft w:val="0"/>
      <w:marRight w:val="0"/>
      <w:marTop w:val="0"/>
      <w:marBottom w:val="0"/>
      <w:divBdr>
        <w:top w:val="none" w:sz="0" w:space="0" w:color="auto"/>
        <w:left w:val="none" w:sz="0" w:space="0" w:color="auto"/>
        <w:bottom w:val="none" w:sz="0" w:space="0" w:color="auto"/>
        <w:right w:val="none" w:sz="0" w:space="0" w:color="auto"/>
      </w:divBdr>
    </w:div>
    <w:div w:id="1184637847">
      <w:bodyDiv w:val="1"/>
      <w:marLeft w:val="0"/>
      <w:marRight w:val="0"/>
      <w:marTop w:val="0"/>
      <w:marBottom w:val="0"/>
      <w:divBdr>
        <w:top w:val="none" w:sz="0" w:space="0" w:color="auto"/>
        <w:left w:val="none" w:sz="0" w:space="0" w:color="auto"/>
        <w:bottom w:val="none" w:sz="0" w:space="0" w:color="auto"/>
        <w:right w:val="none" w:sz="0" w:space="0" w:color="auto"/>
      </w:divBdr>
    </w:div>
    <w:div w:id="1186822083">
      <w:bodyDiv w:val="1"/>
      <w:marLeft w:val="0"/>
      <w:marRight w:val="0"/>
      <w:marTop w:val="0"/>
      <w:marBottom w:val="0"/>
      <w:divBdr>
        <w:top w:val="none" w:sz="0" w:space="0" w:color="auto"/>
        <w:left w:val="none" w:sz="0" w:space="0" w:color="auto"/>
        <w:bottom w:val="none" w:sz="0" w:space="0" w:color="auto"/>
        <w:right w:val="none" w:sz="0" w:space="0" w:color="auto"/>
      </w:divBdr>
    </w:div>
    <w:div w:id="1188256666">
      <w:bodyDiv w:val="1"/>
      <w:marLeft w:val="0"/>
      <w:marRight w:val="0"/>
      <w:marTop w:val="0"/>
      <w:marBottom w:val="0"/>
      <w:divBdr>
        <w:top w:val="none" w:sz="0" w:space="0" w:color="auto"/>
        <w:left w:val="none" w:sz="0" w:space="0" w:color="auto"/>
        <w:bottom w:val="none" w:sz="0" w:space="0" w:color="auto"/>
        <w:right w:val="none" w:sz="0" w:space="0" w:color="auto"/>
      </w:divBdr>
    </w:div>
    <w:div w:id="1190803324">
      <w:bodyDiv w:val="1"/>
      <w:marLeft w:val="0"/>
      <w:marRight w:val="0"/>
      <w:marTop w:val="0"/>
      <w:marBottom w:val="0"/>
      <w:divBdr>
        <w:top w:val="none" w:sz="0" w:space="0" w:color="auto"/>
        <w:left w:val="none" w:sz="0" w:space="0" w:color="auto"/>
        <w:bottom w:val="none" w:sz="0" w:space="0" w:color="auto"/>
        <w:right w:val="none" w:sz="0" w:space="0" w:color="auto"/>
      </w:divBdr>
    </w:div>
    <w:div w:id="1193231424">
      <w:bodyDiv w:val="1"/>
      <w:marLeft w:val="0"/>
      <w:marRight w:val="0"/>
      <w:marTop w:val="0"/>
      <w:marBottom w:val="0"/>
      <w:divBdr>
        <w:top w:val="none" w:sz="0" w:space="0" w:color="auto"/>
        <w:left w:val="none" w:sz="0" w:space="0" w:color="auto"/>
        <w:bottom w:val="none" w:sz="0" w:space="0" w:color="auto"/>
        <w:right w:val="none" w:sz="0" w:space="0" w:color="auto"/>
      </w:divBdr>
    </w:div>
    <w:div w:id="1194421091">
      <w:bodyDiv w:val="1"/>
      <w:marLeft w:val="0"/>
      <w:marRight w:val="0"/>
      <w:marTop w:val="0"/>
      <w:marBottom w:val="0"/>
      <w:divBdr>
        <w:top w:val="none" w:sz="0" w:space="0" w:color="auto"/>
        <w:left w:val="none" w:sz="0" w:space="0" w:color="auto"/>
        <w:bottom w:val="none" w:sz="0" w:space="0" w:color="auto"/>
        <w:right w:val="none" w:sz="0" w:space="0" w:color="auto"/>
      </w:divBdr>
    </w:div>
    <w:div w:id="1194422785">
      <w:bodyDiv w:val="1"/>
      <w:marLeft w:val="0"/>
      <w:marRight w:val="0"/>
      <w:marTop w:val="0"/>
      <w:marBottom w:val="0"/>
      <w:divBdr>
        <w:top w:val="none" w:sz="0" w:space="0" w:color="auto"/>
        <w:left w:val="none" w:sz="0" w:space="0" w:color="auto"/>
        <w:bottom w:val="none" w:sz="0" w:space="0" w:color="auto"/>
        <w:right w:val="none" w:sz="0" w:space="0" w:color="auto"/>
      </w:divBdr>
    </w:div>
    <w:div w:id="1194491360">
      <w:bodyDiv w:val="1"/>
      <w:marLeft w:val="0"/>
      <w:marRight w:val="0"/>
      <w:marTop w:val="0"/>
      <w:marBottom w:val="0"/>
      <w:divBdr>
        <w:top w:val="none" w:sz="0" w:space="0" w:color="auto"/>
        <w:left w:val="none" w:sz="0" w:space="0" w:color="auto"/>
        <w:bottom w:val="none" w:sz="0" w:space="0" w:color="auto"/>
        <w:right w:val="none" w:sz="0" w:space="0" w:color="auto"/>
      </w:divBdr>
    </w:div>
    <w:div w:id="1199778980">
      <w:bodyDiv w:val="1"/>
      <w:marLeft w:val="0"/>
      <w:marRight w:val="0"/>
      <w:marTop w:val="0"/>
      <w:marBottom w:val="0"/>
      <w:divBdr>
        <w:top w:val="none" w:sz="0" w:space="0" w:color="auto"/>
        <w:left w:val="none" w:sz="0" w:space="0" w:color="auto"/>
        <w:bottom w:val="none" w:sz="0" w:space="0" w:color="auto"/>
        <w:right w:val="none" w:sz="0" w:space="0" w:color="auto"/>
      </w:divBdr>
    </w:div>
    <w:div w:id="1202476913">
      <w:bodyDiv w:val="1"/>
      <w:marLeft w:val="0"/>
      <w:marRight w:val="0"/>
      <w:marTop w:val="0"/>
      <w:marBottom w:val="0"/>
      <w:divBdr>
        <w:top w:val="none" w:sz="0" w:space="0" w:color="auto"/>
        <w:left w:val="none" w:sz="0" w:space="0" w:color="auto"/>
        <w:bottom w:val="none" w:sz="0" w:space="0" w:color="auto"/>
        <w:right w:val="none" w:sz="0" w:space="0" w:color="auto"/>
      </w:divBdr>
    </w:div>
    <w:div w:id="1203638536">
      <w:bodyDiv w:val="1"/>
      <w:marLeft w:val="0"/>
      <w:marRight w:val="0"/>
      <w:marTop w:val="0"/>
      <w:marBottom w:val="0"/>
      <w:divBdr>
        <w:top w:val="none" w:sz="0" w:space="0" w:color="auto"/>
        <w:left w:val="none" w:sz="0" w:space="0" w:color="auto"/>
        <w:bottom w:val="none" w:sz="0" w:space="0" w:color="auto"/>
        <w:right w:val="none" w:sz="0" w:space="0" w:color="auto"/>
      </w:divBdr>
    </w:div>
    <w:div w:id="1206983858">
      <w:bodyDiv w:val="1"/>
      <w:marLeft w:val="0"/>
      <w:marRight w:val="0"/>
      <w:marTop w:val="0"/>
      <w:marBottom w:val="0"/>
      <w:divBdr>
        <w:top w:val="none" w:sz="0" w:space="0" w:color="auto"/>
        <w:left w:val="none" w:sz="0" w:space="0" w:color="auto"/>
        <w:bottom w:val="none" w:sz="0" w:space="0" w:color="auto"/>
        <w:right w:val="none" w:sz="0" w:space="0" w:color="auto"/>
      </w:divBdr>
    </w:div>
    <w:div w:id="1209534970">
      <w:bodyDiv w:val="1"/>
      <w:marLeft w:val="0"/>
      <w:marRight w:val="0"/>
      <w:marTop w:val="0"/>
      <w:marBottom w:val="0"/>
      <w:divBdr>
        <w:top w:val="none" w:sz="0" w:space="0" w:color="auto"/>
        <w:left w:val="none" w:sz="0" w:space="0" w:color="auto"/>
        <w:bottom w:val="none" w:sz="0" w:space="0" w:color="auto"/>
        <w:right w:val="none" w:sz="0" w:space="0" w:color="auto"/>
      </w:divBdr>
    </w:div>
    <w:div w:id="1210336593">
      <w:bodyDiv w:val="1"/>
      <w:marLeft w:val="0"/>
      <w:marRight w:val="0"/>
      <w:marTop w:val="0"/>
      <w:marBottom w:val="0"/>
      <w:divBdr>
        <w:top w:val="none" w:sz="0" w:space="0" w:color="auto"/>
        <w:left w:val="none" w:sz="0" w:space="0" w:color="auto"/>
        <w:bottom w:val="none" w:sz="0" w:space="0" w:color="auto"/>
        <w:right w:val="none" w:sz="0" w:space="0" w:color="auto"/>
      </w:divBdr>
    </w:div>
    <w:div w:id="1213232436">
      <w:bodyDiv w:val="1"/>
      <w:marLeft w:val="0"/>
      <w:marRight w:val="0"/>
      <w:marTop w:val="0"/>
      <w:marBottom w:val="0"/>
      <w:divBdr>
        <w:top w:val="none" w:sz="0" w:space="0" w:color="auto"/>
        <w:left w:val="none" w:sz="0" w:space="0" w:color="auto"/>
        <w:bottom w:val="none" w:sz="0" w:space="0" w:color="auto"/>
        <w:right w:val="none" w:sz="0" w:space="0" w:color="auto"/>
      </w:divBdr>
    </w:div>
    <w:div w:id="1213734147">
      <w:bodyDiv w:val="1"/>
      <w:marLeft w:val="0"/>
      <w:marRight w:val="0"/>
      <w:marTop w:val="0"/>
      <w:marBottom w:val="0"/>
      <w:divBdr>
        <w:top w:val="none" w:sz="0" w:space="0" w:color="auto"/>
        <w:left w:val="none" w:sz="0" w:space="0" w:color="auto"/>
        <w:bottom w:val="none" w:sz="0" w:space="0" w:color="auto"/>
        <w:right w:val="none" w:sz="0" w:space="0" w:color="auto"/>
      </w:divBdr>
    </w:div>
    <w:div w:id="1214269255">
      <w:bodyDiv w:val="1"/>
      <w:marLeft w:val="0"/>
      <w:marRight w:val="0"/>
      <w:marTop w:val="0"/>
      <w:marBottom w:val="0"/>
      <w:divBdr>
        <w:top w:val="none" w:sz="0" w:space="0" w:color="auto"/>
        <w:left w:val="none" w:sz="0" w:space="0" w:color="auto"/>
        <w:bottom w:val="none" w:sz="0" w:space="0" w:color="auto"/>
        <w:right w:val="none" w:sz="0" w:space="0" w:color="auto"/>
      </w:divBdr>
    </w:div>
    <w:div w:id="1217087786">
      <w:bodyDiv w:val="1"/>
      <w:marLeft w:val="0"/>
      <w:marRight w:val="0"/>
      <w:marTop w:val="0"/>
      <w:marBottom w:val="0"/>
      <w:divBdr>
        <w:top w:val="none" w:sz="0" w:space="0" w:color="auto"/>
        <w:left w:val="none" w:sz="0" w:space="0" w:color="auto"/>
        <w:bottom w:val="none" w:sz="0" w:space="0" w:color="auto"/>
        <w:right w:val="none" w:sz="0" w:space="0" w:color="auto"/>
      </w:divBdr>
    </w:div>
    <w:div w:id="1217357613">
      <w:bodyDiv w:val="1"/>
      <w:marLeft w:val="0"/>
      <w:marRight w:val="0"/>
      <w:marTop w:val="0"/>
      <w:marBottom w:val="0"/>
      <w:divBdr>
        <w:top w:val="none" w:sz="0" w:space="0" w:color="auto"/>
        <w:left w:val="none" w:sz="0" w:space="0" w:color="auto"/>
        <w:bottom w:val="none" w:sz="0" w:space="0" w:color="auto"/>
        <w:right w:val="none" w:sz="0" w:space="0" w:color="auto"/>
      </w:divBdr>
    </w:div>
    <w:div w:id="1218469295">
      <w:bodyDiv w:val="1"/>
      <w:marLeft w:val="0"/>
      <w:marRight w:val="0"/>
      <w:marTop w:val="0"/>
      <w:marBottom w:val="0"/>
      <w:divBdr>
        <w:top w:val="none" w:sz="0" w:space="0" w:color="auto"/>
        <w:left w:val="none" w:sz="0" w:space="0" w:color="auto"/>
        <w:bottom w:val="none" w:sz="0" w:space="0" w:color="auto"/>
        <w:right w:val="none" w:sz="0" w:space="0" w:color="auto"/>
      </w:divBdr>
    </w:div>
    <w:div w:id="1219241683">
      <w:bodyDiv w:val="1"/>
      <w:marLeft w:val="0"/>
      <w:marRight w:val="0"/>
      <w:marTop w:val="0"/>
      <w:marBottom w:val="0"/>
      <w:divBdr>
        <w:top w:val="none" w:sz="0" w:space="0" w:color="auto"/>
        <w:left w:val="none" w:sz="0" w:space="0" w:color="auto"/>
        <w:bottom w:val="none" w:sz="0" w:space="0" w:color="auto"/>
        <w:right w:val="none" w:sz="0" w:space="0" w:color="auto"/>
      </w:divBdr>
    </w:div>
    <w:div w:id="1220290845">
      <w:bodyDiv w:val="1"/>
      <w:marLeft w:val="0"/>
      <w:marRight w:val="0"/>
      <w:marTop w:val="0"/>
      <w:marBottom w:val="0"/>
      <w:divBdr>
        <w:top w:val="none" w:sz="0" w:space="0" w:color="auto"/>
        <w:left w:val="none" w:sz="0" w:space="0" w:color="auto"/>
        <w:bottom w:val="none" w:sz="0" w:space="0" w:color="auto"/>
        <w:right w:val="none" w:sz="0" w:space="0" w:color="auto"/>
      </w:divBdr>
    </w:div>
    <w:div w:id="1220479292">
      <w:bodyDiv w:val="1"/>
      <w:marLeft w:val="0"/>
      <w:marRight w:val="0"/>
      <w:marTop w:val="0"/>
      <w:marBottom w:val="0"/>
      <w:divBdr>
        <w:top w:val="none" w:sz="0" w:space="0" w:color="auto"/>
        <w:left w:val="none" w:sz="0" w:space="0" w:color="auto"/>
        <w:bottom w:val="none" w:sz="0" w:space="0" w:color="auto"/>
        <w:right w:val="none" w:sz="0" w:space="0" w:color="auto"/>
      </w:divBdr>
    </w:div>
    <w:div w:id="1222013176">
      <w:bodyDiv w:val="1"/>
      <w:marLeft w:val="0"/>
      <w:marRight w:val="0"/>
      <w:marTop w:val="0"/>
      <w:marBottom w:val="0"/>
      <w:divBdr>
        <w:top w:val="none" w:sz="0" w:space="0" w:color="auto"/>
        <w:left w:val="none" w:sz="0" w:space="0" w:color="auto"/>
        <w:bottom w:val="none" w:sz="0" w:space="0" w:color="auto"/>
        <w:right w:val="none" w:sz="0" w:space="0" w:color="auto"/>
      </w:divBdr>
    </w:div>
    <w:div w:id="1223177706">
      <w:bodyDiv w:val="1"/>
      <w:marLeft w:val="0"/>
      <w:marRight w:val="0"/>
      <w:marTop w:val="0"/>
      <w:marBottom w:val="0"/>
      <w:divBdr>
        <w:top w:val="none" w:sz="0" w:space="0" w:color="auto"/>
        <w:left w:val="none" w:sz="0" w:space="0" w:color="auto"/>
        <w:bottom w:val="none" w:sz="0" w:space="0" w:color="auto"/>
        <w:right w:val="none" w:sz="0" w:space="0" w:color="auto"/>
      </w:divBdr>
    </w:div>
    <w:div w:id="1226138050">
      <w:bodyDiv w:val="1"/>
      <w:marLeft w:val="0"/>
      <w:marRight w:val="0"/>
      <w:marTop w:val="0"/>
      <w:marBottom w:val="0"/>
      <w:divBdr>
        <w:top w:val="none" w:sz="0" w:space="0" w:color="auto"/>
        <w:left w:val="none" w:sz="0" w:space="0" w:color="auto"/>
        <w:bottom w:val="none" w:sz="0" w:space="0" w:color="auto"/>
        <w:right w:val="none" w:sz="0" w:space="0" w:color="auto"/>
      </w:divBdr>
    </w:div>
    <w:div w:id="1226987510">
      <w:bodyDiv w:val="1"/>
      <w:marLeft w:val="0"/>
      <w:marRight w:val="0"/>
      <w:marTop w:val="0"/>
      <w:marBottom w:val="0"/>
      <w:divBdr>
        <w:top w:val="none" w:sz="0" w:space="0" w:color="auto"/>
        <w:left w:val="none" w:sz="0" w:space="0" w:color="auto"/>
        <w:bottom w:val="none" w:sz="0" w:space="0" w:color="auto"/>
        <w:right w:val="none" w:sz="0" w:space="0" w:color="auto"/>
      </w:divBdr>
    </w:div>
    <w:div w:id="1227648620">
      <w:bodyDiv w:val="1"/>
      <w:marLeft w:val="0"/>
      <w:marRight w:val="0"/>
      <w:marTop w:val="0"/>
      <w:marBottom w:val="0"/>
      <w:divBdr>
        <w:top w:val="none" w:sz="0" w:space="0" w:color="auto"/>
        <w:left w:val="none" w:sz="0" w:space="0" w:color="auto"/>
        <w:bottom w:val="none" w:sz="0" w:space="0" w:color="auto"/>
        <w:right w:val="none" w:sz="0" w:space="0" w:color="auto"/>
      </w:divBdr>
    </w:div>
    <w:div w:id="1227688884">
      <w:bodyDiv w:val="1"/>
      <w:marLeft w:val="0"/>
      <w:marRight w:val="0"/>
      <w:marTop w:val="0"/>
      <w:marBottom w:val="0"/>
      <w:divBdr>
        <w:top w:val="none" w:sz="0" w:space="0" w:color="auto"/>
        <w:left w:val="none" w:sz="0" w:space="0" w:color="auto"/>
        <w:bottom w:val="none" w:sz="0" w:space="0" w:color="auto"/>
        <w:right w:val="none" w:sz="0" w:space="0" w:color="auto"/>
      </w:divBdr>
    </w:div>
    <w:div w:id="1227691152">
      <w:bodyDiv w:val="1"/>
      <w:marLeft w:val="0"/>
      <w:marRight w:val="0"/>
      <w:marTop w:val="0"/>
      <w:marBottom w:val="0"/>
      <w:divBdr>
        <w:top w:val="none" w:sz="0" w:space="0" w:color="auto"/>
        <w:left w:val="none" w:sz="0" w:space="0" w:color="auto"/>
        <w:bottom w:val="none" w:sz="0" w:space="0" w:color="auto"/>
        <w:right w:val="none" w:sz="0" w:space="0" w:color="auto"/>
      </w:divBdr>
    </w:div>
    <w:div w:id="1228342695">
      <w:bodyDiv w:val="1"/>
      <w:marLeft w:val="0"/>
      <w:marRight w:val="0"/>
      <w:marTop w:val="0"/>
      <w:marBottom w:val="0"/>
      <w:divBdr>
        <w:top w:val="none" w:sz="0" w:space="0" w:color="auto"/>
        <w:left w:val="none" w:sz="0" w:space="0" w:color="auto"/>
        <w:bottom w:val="none" w:sz="0" w:space="0" w:color="auto"/>
        <w:right w:val="none" w:sz="0" w:space="0" w:color="auto"/>
      </w:divBdr>
    </w:div>
    <w:div w:id="1228496523">
      <w:bodyDiv w:val="1"/>
      <w:marLeft w:val="0"/>
      <w:marRight w:val="0"/>
      <w:marTop w:val="0"/>
      <w:marBottom w:val="0"/>
      <w:divBdr>
        <w:top w:val="none" w:sz="0" w:space="0" w:color="auto"/>
        <w:left w:val="none" w:sz="0" w:space="0" w:color="auto"/>
        <w:bottom w:val="none" w:sz="0" w:space="0" w:color="auto"/>
        <w:right w:val="none" w:sz="0" w:space="0" w:color="auto"/>
      </w:divBdr>
    </w:div>
    <w:div w:id="1233471663">
      <w:bodyDiv w:val="1"/>
      <w:marLeft w:val="0"/>
      <w:marRight w:val="0"/>
      <w:marTop w:val="0"/>
      <w:marBottom w:val="0"/>
      <w:divBdr>
        <w:top w:val="none" w:sz="0" w:space="0" w:color="auto"/>
        <w:left w:val="none" w:sz="0" w:space="0" w:color="auto"/>
        <w:bottom w:val="none" w:sz="0" w:space="0" w:color="auto"/>
        <w:right w:val="none" w:sz="0" w:space="0" w:color="auto"/>
      </w:divBdr>
    </w:div>
    <w:div w:id="1234047725">
      <w:bodyDiv w:val="1"/>
      <w:marLeft w:val="0"/>
      <w:marRight w:val="0"/>
      <w:marTop w:val="0"/>
      <w:marBottom w:val="0"/>
      <w:divBdr>
        <w:top w:val="none" w:sz="0" w:space="0" w:color="auto"/>
        <w:left w:val="none" w:sz="0" w:space="0" w:color="auto"/>
        <w:bottom w:val="none" w:sz="0" w:space="0" w:color="auto"/>
        <w:right w:val="none" w:sz="0" w:space="0" w:color="auto"/>
      </w:divBdr>
    </w:div>
    <w:div w:id="1235356227">
      <w:bodyDiv w:val="1"/>
      <w:marLeft w:val="0"/>
      <w:marRight w:val="0"/>
      <w:marTop w:val="0"/>
      <w:marBottom w:val="0"/>
      <w:divBdr>
        <w:top w:val="none" w:sz="0" w:space="0" w:color="auto"/>
        <w:left w:val="none" w:sz="0" w:space="0" w:color="auto"/>
        <w:bottom w:val="none" w:sz="0" w:space="0" w:color="auto"/>
        <w:right w:val="none" w:sz="0" w:space="0" w:color="auto"/>
      </w:divBdr>
    </w:div>
    <w:div w:id="1236671623">
      <w:bodyDiv w:val="1"/>
      <w:marLeft w:val="0"/>
      <w:marRight w:val="0"/>
      <w:marTop w:val="0"/>
      <w:marBottom w:val="0"/>
      <w:divBdr>
        <w:top w:val="none" w:sz="0" w:space="0" w:color="auto"/>
        <w:left w:val="none" w:sz="0" w:space="0" w:color="auto"/>
        <w:bottom w:val="none" w:sz="0" w:space="0" w:color="auto"/>
        <w:right w:val="none" w:sz="0" w:space="0" w:color="auto"/>
      </w:divBdr>
    </w:div>
    <w:div w:id="1237983278">
      <w:bodyDiv w:val="1"/>
      <w:marLeft w:val="0"/>
      <w:marRight w:val="0"/>
      <w:marTop w:val="0"/>
      <w:marBottom w:val="0"/>
      <w:divBdr>
        <w:top w:val="none" w:sz="0" w:space="0" w:color="auto"/>
        <w:left w:val="none" w:sz="0" w:space="0" w:color="auto"/>
        <w:bottom w:val="none" w:sz="0" w:space="0" w:color="auto"/>
        <w:right w:val="none" w:sz="0" w:space="0" w:color="auto"/>
      </w:divBdr>
    </w:div>
    <w:div w:id="1238399200">
      <w:bodyDiv w:val="1"/>
      <w:marLeft w:val="0"/>
      <w:marRight w:val="0"/>
      <w:marTop w:val="0"/>
      <w:marBottom w:val="0"/>
      <w:divBdr>
        <w:top w:val="none" w:sz="0" w:space="0" w:color="auto"/>
        <w:left w:val="none" w:sz="0" w:space="0" w:color="auto"/>
        <w:bottom w:val="none" w:sz="0" w:space="0" w:color="auto"/>
        <w:right w:val="none" w:sz="0" w:space="0" w:color="auto"/>
      </w:divBdr>
    </w:div>
    <w:div w:id="1241674068">
      <w:bodyDiv w:val="1"/>
      <w:marLeft w:val="0"/>
      <w:marRight w:val="0"/>
      <w:marTop w:val="0"/>
      <w:marBottom w:val="0"/>
      <w:divBdr>
        <w:top w:val="none" w:sz="0" w:space="0" w:color="auto"/>
        <w:left w:val="none" w:sz="0" w:space="0" w:color="auto"/>
        <w:bottom w:val="none" w:sz="0" w:space="0" w:color="auto"/>
        <w:right w:val="none" w:sz="0" w:space="0" w:color="auto"/>
      </w:divBdr>
    </w:div>
    <w:div w:id="1241721560">
      <w:bodyDiv w:val="1"/>
      <w:marLeft w:val="0"/>
      <w:marRight w:val="0"/>
      <w:marTop w:val="0"/>
      <w:marBottom w:val="0"/>
      <w:divBdr>
        <w:top w:val="none" w:sz="0" w:space="0" w:color="auto"/>
        <w:left w:val="none" w:sz="0" w:space="0" w:color="auto"/>
        <w:bottom w:val="none" w:sz="0" w:space="0" w:color="auto"/>
        <w:right w:val="none" w:sz="0" w:space="0" w:color="auto"/>
      </w:divBdr>
    </w:div>
    <w:div w:id="1244530819">
      <w:bodyDiv w:val="1"/>
      <w:marLeft w:val="0"/>
      <w:marRight w:val="0"/>
      <w:marTop w:val="0"/>
      <w:marBottom w:val="0"/>
      <w:divBdr>
        <w:top w:val="none" w:sz="0" w:space="0" w:color="auto"/>
        <w:left w:val="none" w:sz="0" w:space="0" w:color="auto"/>
        <w:bottom w:val="none" w:sz="0" w:space="0" w:color="auto"/>
        <w:right w:val="none" w:sz="0" w:space="0" w:color="auto"/>
      </w:divBdr>
    </w:div>
    <w:div w:id="1245800269">
      <w:bodyDiv w:val="1"/>
      <w:marLeft w:val="0"/>
      <w:marRight w:val="0"/>
      <w:marTop w:val="0"/>
      <w:marBottom w:val="0"/>
      <w:divBdr>
        <w:top w:val="none" w:sz="0" w:space="0" w:color="auto"/>
        <w:left w:val="none" w:sz="0" w:space="0" w:color="auto"/>
        <w:bottom w:val="none" w:sz="0" w:space="0" w:color="auto"/>
        <w:right w:val="none" w:sz="0" w:space="0" w:color="auto"/>
      </w:divBdr>
    </w:div>
    <w:div w:id="1248417496">
      <w:bodyDiv w:val="1"/>
      <w:marLeft w:val="0"/>
      <w:marRight w:val="0"/>
      <w:marTop w:val="0"/>
      <w:marBottom w:val="0"/>
      <w:divBdr>
        <w:top w:val="none" w:sz="0" w:space="0" w:color="auto"/>
        <w:left w:val="none" w:sz="0" w:space="0" w:color="auto"/>
        <w:bottom w:val="none" w:sz="0" w:space="0" w:color="auto"/>
        <w:right w:val="none" w:sz="0" w:space="0" w:color="auto"/>
      </w:divBdr>
    </w:div>
    <w:div w:id="1248883804">
      <w:bodyDiv w:val="1"/>
      <w:marLeft w:val="0"/>
      <w:marRight w:val="0"/>
      <w:marTop w:val="0"/>
      <w:marBottom w:val="0"/>
      <w:divBdr>
        <w:top w:val="none" w:sz="0" w:space="0" w:color="auto"/>
        <w:left w:val="none" w:sz="0" w:space="0" w:color="auto"/>
        <w:bottom w:val="none" w:sz="0" w:space="0" w:color="auto"/>
        <w:right w:val="none" w:sz="0" w:space="0" w:color="auto"/>
      </w:divBdr>
    </w:div>
    <w:div w:id="1250506947">
      <w:bodyDiv w:val="1"/>
      <w:marLeft w:val="0"/>
      <w:marRight w:val="0"/>
      <w:marTop w:val="0"/>
      <w:marBottom w:val="0"/>
      <w:divBdr>
        <w:top w:val="none" w:sz="0" w:space="0" w:color="auto"/>
        <w:left w:val="none" w:sz="0" w:space="0" w:color="auto"/>
        <w:bottom w:val="none" w:sz="0" w:space="0" w:color="auto"/>
        <w:right w:val="none" w:sz="0" w:space="0" w:color="auto"/>
      </w:divBdr>
    </w:div>
    <w:div w:id="1251280215">
      <w:bodyDiv w:val="1"/>
      <w:marLeft w:val="0"/>
      <w:marRight w:val="0"/>
      <w:marTop w:val="0"/>
      <w:marBottom w:val="0"/>
      <w:divBdr>
        <w:top w:val="none" w:sz="0" w:space="0" w:color="auto"/>
        <w:left w:val="none" w:sz="0" w:space="0" w:color="auto"/>
        <w:bottom w:val="none" w:sz="0" w:space="0" w:color="auto"/>
        <w:right w:val="none" w:sz="0" w:space="0" w:color="auto"/>
      </w:divBdr>
    </w:div>
    <w:div w:id="1260023463">
      <w:bodyDiv w:val="1"/>
      <w:marLeft w:val="0"/>
      <w:marRight w:val="0"/>
      <w:marTop w:val="0"/>
      <w:marBottom w:val="0"/>
      <w:divBdr>
        <w:top w:val="none" w:sz="0" w:space="0" w:color="auto"/>
        <w:left w:val="none" w:sz="0" w:space="0" w:color="auto"/>
        <w:bottom w:val="none" w:sz="0" w:space="0" w:color="auto"/>
        <w:right w:val="none" w:sz="0" w:space="0" w:color="auto"/>
      </w:divBdr>
    </w:div>
    <w:div w:id="1260944972">
      <w:bodyDiv w:val="1"/>
      <w:marLeft w:val="0"/>
      <w:marRight w:val="0"/>
      <w:marTop w:val="0"/>
      <w:marBottom w:val="0"/>
      <w:divBdr>
        <w:top w:val="none" w:sz="0" w:space="0" w:color="auto"/>
        <w:left w:val="none" w:sz="0" w:space="0" w:color="auto"/>
        <w:bottom w:val="none" w:sz="0" w:space="0" w:color="auto"/>
        <w:right w:val="none" w:sz="0" w:space="0" w:color="auto"/>
      </w:divBdr>
    </w:div>
    <w:div w:id="1261179852">
      <w:bodyDiv w:val="1"/>
      <w:marLeft w:val="0"/>
      <w:marRight w:val="0"/>
      <w:marTop w:val="0"/>
      <w:marBottom w:val="0"/>
      <w:divBdr>
        <w:top w:val="none" w:sz="0" w:space="0" w:color="auto"/>
        <w:left w:val="none" w:sz="0" w:space="0" w:color="auto"/>
        <w:bottom w:val="none" w:sz="0" w:space="0" w:color="auto"/>
        <w:right w:val="none" w:sz="0" w:space="0" w:color="auto"/>
      </w:divBdr>
    </w:div>
    <w:div w:id="1261834128">
      <w:bodyDiv w:val="1"/>
      <w:marLeft w:val="0"/>
      <w:marRight w:val="0"/>
      <w:marTop w:val="0"/>
      <w:marBottom w:val="0"/>
      <w:divBdr>
        <w:top w:val="none" w:sz="0" w:space="0" w:color="auto"/>
        <w:left w:val="none" w:sz="0" w:space="0" w:color="auto"/>
        <w:bottom w:val="none" w:sz="0" w:space="0" w:color="auto"/>
        <w:right w:val="none" w:sz="0" w:space="0" w:color="auto"/>
      </w:divBdr>
    </w:div>
    <w:div w:id="1263298922">
      <w:bodyDiv w:val="1"/>
      <w:marLeft w:val="0"/>
      <w:marRight w:val="0"/>
      <w:marTop w:val="0"/>
      <w:marBottom w:val="0"/>
      <w:divBdr>
        <w:top w:val="none" w:sz="0" w:space="0" w:color="auto"/>
        <w:left w:val="none" w:sz="0" w:space="0" w:color="auto"/>
        <w:bottom w:val="none" w:sz="0" w:space="0" w:color="auto"/>
        <w:right w:val="none" w:sz="0" w:space="0" w:color="auto"/>
      </w:divBdr>
    </w:div>
    <w:div w:id="1264847133">
      <w:bodyDiv w:val="1"/>
      <w:marLeft w:val="0"/>
      <w:marRight w:val="0"/>
      <w:marTop w:val="0"/>
      <w:marBottom w:val="0"/>
      <w:divBdr>
        <w:top w:val="none" w:sz="0" w:space="0" w:color="auto"/>
        <w:left w:val="none" w:sz="0" w:space="0" w:color="auto"/>
        <w:bottom w:val="none" w:sz="0" w:space="0" w:color="auto"/>
        <w:right w:val="none" w:sz="0" w:space="0" w:color="auto"/>
      </w:divBdr>
    </w:div>
    <w:div w:id="1265572615">
      <w:bodyDiv w:val="1"/>
      <w:marLeft w:val="0"/>
      <w:marRight w:val="0"/>
      <w:marTop w:val="0"/>
      <w:marBottom w:val="0"/>
      <w:divBdr>
        <w:top w:val="none" w:sz="0" w:space="0" w:color="auto"/>
        <w:left w:val="none" w:sz="0" w:space="0" w:color="auto"/>
        <w:bottom w:val="none" w:sz="0" w:space="0" w:color="auto"/>
        <w:right w:val="none" w:sz="0" w:space="0" w:color="auto"/>
      </w:divBdr>
    </w:div>
    <w:div w:id="1266573004">
      <w:bodyDiv w:val="1"/>
      <w:marLeft w:val="0"/>
      <w:marRight w:val="0"/>
      <w:marTop w:val="0"/>
      <w:marBottom w:val="0"/>
      <w:divBdr>
        <w:top w:val="none" w:sz="0" w:space="0" w:color="auto"/>
        <w:left w:val="none" w:sz="0" w:space="0" w:color="auto"/>
        <w:bottom w:val="none" w:sz="0" w:space="0" w:color="auto"/>
        <w:right w:val="none" w:sz="0" w:space="0" w:color="auto"/>
      </w:divBdr>
    </w:div>
    <w:div w:id="1267812384">
      <w:bodyDiv w:val="1"/>
      <w:marLeft w:val="0"/>
      <w:marRight w:val="0"/>
      <w:marTop w:val="0"/>
      <w:marBottom w:val="0"/>
      <w:divBdr>
        <w:top w:val="none" w:sz="0" w:space="0" w:color="auto"/>
        <w:left w:val="none" w:sz="0" w:space="0" w:color="auto"/>
        <w:bottom w:val="none" w:sz="0" w:space="0" w:color="auto"/>
        <w:right w:val="none" w:sz="0" w:space="0" w:color="auto"/>
      </w:divBdr>
    </w:div>
    <w:div w:id="1269389504">
      <w:bodyDiv w:val="1"/>
      <w:marLeft w:val="0"/>
      <w:marRight w:val="0"/>
      <w:marTop w:val="0"/>
      <w:marBottom w:val="0"/>
      <w:divBdr>
        <w:top w:val="none" w:sz="0" w:space="0" w:color="auto"/>
        <w:left w:val="none" w:sz="0" w:space="0" w:color="auto"/>
        <w:bottom w:val="none" w:sz="0" w:space="0" w:color="auto"/>
        <w:right w:val="none" w:sz="0" w:space="0" w:color="auto"/>
      </w:divBdr>
    </w:div>
    <w:div w:id="1269462223">
      <w:bodyDiv w:val="1"/>
      <w:marLeft w:val="0"/>
      <w:marRight w:val="0"/>
      <w:marTop w:val="0"/>
      <w:marBottom w:val="0"/>
      <w:divBdr>
        <w:top w:val="none" w:sz="0" w:space="0" w:color="auto"/>
        <w:left w:val="none" w:sz="0" w:space="0" w:color="auto"/>
        <w:bottom w:val="none" w:sz="0" w:space="0" w:color="auto"/>
        <w:right w:val="none" w:sz="0" w:space="0" w:color="auto"/>
      </w:divBdr>
    </w:div>
    <w:div w:id="1272392005">
      <w:bodyDiv w:val="1"/>
      <w:marLeft w:val="0"/>
      <w:marRight w:val="0"/>
      <w:marTop w:val="0"/>
      <w:marBottom w:val="0"/>
      <w:divBdr>
        <w:top w:val="none" w:sz="0" w:space="0" w:color="auto"/>
        <w:left w:val="none" w:sz="0" w:space="0" w:color="auto"/>
        <w:bottom w:val="none" w:sz="0" w:space="0" w:color="auto"/>
        <w:right w:val="none" w:sz="0" w:space="0" w:color="auto"/>
      </w:divBdr>
    </w:div>
    <w:div w:id="1274361838">
      <w:bodyDiv w:val="1"/>
      <w:marLeft w:val="0"/>
      <w:marRight w:val="0"/>
      <w:marTop w:val="0"/>
      <w:marBottom w:val="0"/>
      <w:divBdr>
        <w:top w:val="none" w:sz="0" w:space="0" w:color="auto"/>
        <w:left w:val="none" w:sz="0" w:space="0" w:color="auto"/>
        <w:bottom w:val="none" w:sz="0" w:space="0" w:color="auto"/>
        <w:right w:val="none" w:sz="0" w:space="0" w:color="auto"/>
      </w:divBdr>
    </w:div>
    <w:div w:id="1274676972">
      <w:bodyDiv w:val="1"/>
      <w:marLeft w:val="0"/>
      <w:marRight w:val="0"/>
      <w:marTop w:val="0"/>
      <w:marBottom w:val="0"/>
      <w:divBdr>
        <w:top w:val="none" w:sz="0" w:space="0" w:color="auto"/>
        <w:left w:val="none" w:sz="0" w:space="0" w:color="auto"/>
        <w:bottom w:val="none" w:sz="0" w:space="0" w:color="auto"/>
        <w:right w:val="none" w:sz="0" w:space="0" w:color="auto"/>
      </w:divBdr>
    </w:div>
    <w:div w:id="1281258244">
      <w:bodyDiv w:val="1"/>
      <w:marLeft w:val="0"/>
      <w:marRight w:val="0"/>
      <w:marTop w:val="0"/>
      <w:marBottom w:val="0"/>
      <w:divBdr>
        <w:top w:val="none" w:sz="0" w:space="0" w:color="auto"/>
        <w:left w:val="none" w:sz="0" w:space="0" w:color="auto"/>
        <w:bottom w:val="none" w:sz="0" w:space="0" w:color="auto"/>
        <w:right w:val="none" w:sz="0" w:space="0" w:color="auto"/>
      </w:divBdr>
    </w:div>
    <w:div w:id="1284196412">
      <w:bodyDiv w:val="1"/>
      <w:marLeft w:val="0"/>
      <w:marRight w:val="0"/>
      <w:marTop w:val="0"/>
      <w:marBottom w:val="0"/>
      <w:divBdr>
        <w:top w:val="none" w:sz="0" w:space="0" w:color="auto"/>
        <w:left w:val="none" w:sz="0" w:space="0" w:color="auto"/>
        <w:bottom w:val="none" w:sz="0" w:space="0" w:color="auto"/>
        <w:right w:val="none" w:sz="0" w:space="0" w:color="auto"/>
      </w:divBdr>
    </w:div>
    <w:div w:id="1285188494">
      <w:bodyDiv w:val="1"/>
      <w:marLeft w:val="0"/>
      <w:marRight w:val="0"/>
      <w:marTop w:val="0"/>
      <w:marBottom w:val="0"/>
      <w:divBdr>
        <w:top w:val="none" w:sz="0" w:space="0" w:color="auto"/>
        <w:left w:val="none" w:sz="0" w:space="0" w:color="auto"/>
        <w:bottom w:val="none" w:sz="0" w:space="0" w:color="auto"/>
        <w:right w:val="none" w:sz="0" w:space="0" w:color="auto"/>
      </w:divBdr>
    </w:div>
    <w:div w:id="1285847685">
      <w:bodyDiv w:val="1"/>
      <w:marLeft w:val="0"/>
      <w:marRight w:val="0"/>
      <w:marTop w:val="0"/>
      <w:marBottom w:val="0"/>
      <w:divBdr>
        <w:top w:val="none" w:sz="0" w:space="0" w:color="auto"/>
        <w:left w:val="none" w:sz="0" w:space="0" w:color="auto"/>
        <w:bottom w:val="none" w:sz="0" w:space="0" w:color="auto"/>
        <w:right w:val="none" w:sz="0" w:space="0" w:color="auto"/>
      </w:divBdr>
    </w:div>
    <w:div w:id="1286041405">
      <w:bodyDiv w:val="1"/>
      <w:marLeft w:val="0"/>
      <w:marRight w:val="0"/>
      <w:marTop w:val="0"/>
      <w:marBottom w:val="0"/>
      <w:divBdr>
        <w:top w:val="none" w:sz="0" w:space="0" w:color="auto"/>
        <w:left w:val="none" w:sz="0" w:space="0" w:color="auto"/>
        <w:bottom w:val="none" w:sz="0" w:space="0" w:color="auto"/>
        <w:right w:val="none" w:sz="0" w:space="0" w:color="auto"/>
      </w:divBdr>
    </w:div>
    <w:div w:id="1286229186">
      <w:bodyDiv w:val="1"/>
      <w:marLeft w:val="0"/>
      <w:marRight w:val="0"/>
      <w:marTop w:val="0"/>
      <w:marBottom w:val="0"/>
      <w:divBdr>
        <w:top w:val="none" w:sz="0" w:space="0" w:color="auto"/>
        <w:left w:val="none" w:sz="0" w:space="0" w:color="auto"/>
        <w:bottom w:val="none" w:sz="0" w:space="0" w:color="auto"/>
        <w:right w:val="none" w:sz="0" w:space="0" w:color="auto"/>
      </w:divBdr>
    </w:div>
    <w:div w:id="1292444752">
      <w:bodyDiv w:val="1"/>
      <w:marLeft w:val="0"/>
      <w:marRight w:val="0"/>
      <w:marTop w:val="0"/>
      <w:marBottom w:val="0"/>
      <w:divBdr>
        <w:top w:val="none" w:sz="0" w:space="0" w:color="auto"/>
        <w:left w:val="none" w:sz="0" w:space="0" w:color="auto"/>
        <w:bottom w:val="none" w:sz="0" w:space="0" w:color="auto"/>
        <w:right w:val="none" w:sz="0" w:space="0" w:color="auto"/>
      </w:divBdr>
    </w:div>
    <w:div w:id="1294407714">
      <w:bodyDiv w:val="1"/>
      <w:marLeft w:val="0"/>
      <w:marRight w:val="0"/>
      <w:marTop w:val="0"/>
      <w:marBottom w:val="0"/>
      <w:divBdr>
        <w:top w:val="none" w:sz="0" w:space="0" w:color="auto"/>
        <w:left w:val="none" w:sz="0" w:space="0" w:color="auto"/>
        <w:bottom w:val="none" w:sz="0" w:space="0" w:color="auto"/>
        <w:right w:val="none" w:sz="0" w:space="0" w:color="auto"/>
      </w:divBdr>
    </w:div>
    <w:div w:id="1295939927">
      <w:bodyDiv w:val="1"/>
      <w:marLeft w:val="0"/>
      <w:marRight w:val="0"/>
      <w:marTop w:val="0"/>
      <w:marBottom w:val="0"/>
      <w:divBdr>
        <w:top w:val="none" w:sz="0" w:space="0" w:color="auto"/>
        <w:left w:val="none" w:sz="0" w:space="0" w:color="auto"/>
        <w:bottom w:val="none" w:sz="0" w:space="0" w:color="auto"/>
        <w:right w:val="none" w:sz="0" w:space="0" w:color="auto"/>
      </w:divBdr>
    </w:div>
    <w:div w:id="1296911891">
      <w:bodyDiv w:val="1"/>
      <w:marLeft w:val="0"/>
      <w:marRight w:val="0"/>
      <w:marTop w:val="0"/>
      <w:marBottom w:val="0"/>
      <w:divBdr>
        <w:top w:val="none" w:sz="0" w:space="0" w:color="auto"/>
        <w:left w:val="none" w:sz="0" w:space="0" w:color="auto"/>
        <w:bottom w:val="none" w:sz="0" w:space="0" w:color="auto"/>
        <w:right w:val="none" w:sz="0" w:space="0" w:color="auto"/>
      </w:divBdr>
    </w:div>
    <w:div w:id="1299191476">
      <w:bodyDiv w:val="1"/>
      <w:marLeft w:val="0"/>
      <w:marRight w:val="0"/>
      <w:marTop w:val="0"/>
      <w:marBottom w:val="0"/>
      <w:divBdr>
        <w:top w:val="none" w:sz="0" w:space="0" w:color="auto"/>
        <w:left w:val="none" w:sz="0" w:space="0" w:color="auto"/>
        <w:bottom w:val="none" w:sz="0" w:space="0" w:color="auto"/>
        <w:right w:val="none" w:sz="0" w:space="0" w:color="auto"/>
      </w:divBdr>
    </w:div>
    <w:div w:id="1299454952">
      <w:bodyDiv w:val="1"/>
      <w:marLeft w:val="0"/>
      <w:marRight w:val="0"/>
      <w:marTop w:val="0"/>
      <w:marBottom w:val="0"/>
      <w:divBdr>
        <w:top w:val="none" w:sz="0" w:space="0" w:color="auto"/>
        <w:left w:val="none" w:sz="0" w:space="0" w:color="auto"/>
        <w:bottom w:val="none" w:sz="0" w:space="0" w:color="auto"/>
        <w:right w:val="none" w:sz="0" w:space="0" w:color="auto"/>
      </w:divBdr>
    </w:div>
    <w:div w:id="1304235482">
      <w:bodyDiv w:val="1"/>
      <w:marLeft w:val="0"/>
      <w:marRight w:val="0"/>
      <w:marTop w:val="0"/>
      <w:marBottom w:val="0"/>
      <w:divBdr>
        <w:top w:val="none" w:sz="0" w:space="0" w:color="auto"/>
        <w:left w:val="none" w:sz="0" w:space="0" w:color="auto"/>
        <w:bottom w:val="none" w:sz="0" w:space="0" w:color="auto"/>
        <w:right w:val="none" w:sz="0" w:space="0" w:color="auto"/>
      </w:divBdr>
    </w:div>
    <w:div w:id="1306936733">
      <w:bodyDiv w:val="1"/>
      <w:marLeft w:val="0"/>
      <w:marRight w:val="0"/>
      <w:marTop w:val="0"/>
      <w:marBottom w:val="0"/>
      <w:divBdr>
        <w:top w:val="none" w:sz="0" w:space="0" w:color="auto"/>
        <w:left w:val="none" w:sz="0" w:space="0" w:color="auto"/>
        <w:bottom w:val="none" w:sz="0" w:space="0" w:color="auto"/>
        <w:right w:val="none" w:sz="0" w:space="0" w:color="auto"/>
      </w:divBdr>
    </w:div>
    <w:div w:id="1311132912">
      <w:bodyDiv w:val="1"/>
      <w:marLeft w:val="0"/>
      <w:marRight w:val="0"/>
      <w:marTop w:val="0"/>
      <w:marBottom w:val="0"/>
      <w:divBdr>
        <w:top w:val="none" w:sz="0" w:space="0" w:color="auto"/>
        <w:left w:val="none" w:sz="0" w:space="0" w:color="auto"/>
        <w:bottom w:val="none" w:sz="0" w:space="0" w:color="auto"/>
        <w:right w:val="none" w:sz="0" w:space="0" w:color="auto"/>
      </w:divBdr>
    </w:div>
    <w:div w:id="1312521239">
      <w:bodyDiv w:val="1"/>
      <w:marLeft w:val="0"/>
      <w:marRight w:val="0"/>
      <w:marTop w:val="0"/>
      <w:marBottom w:val="0"/>
      <w:divBdr>
        <w:top w:val="none" w:sz="0" w:space="0" w:color="auto"/>
        <w:left w:val="none" w:sz="0" w:space="0" w:color="auto"/>
        <w:bottom w:val="none" w:sz="0" w:space="0" w:color="auto"/>
        <w:right w:val="none" w:sz="0" w:space="0" w:color="auto"/>
      </w:divBdr>
    </w:div>
    <w:div w:id="1312565974">
      <w:bodyDiv w:val="1"/>
      <w:marLeft w:val="0"/>
      <w:marRight w:val="0"/>
      <w:marTop w:val="0"/>
      <w:marBottom w:val="0"/>
      <w:divBdr>
        <w:top w:val="none" w:sz="0" w:space="0" w:color="auto"/>
        <w:left w:val="none" w:sz="0" w:space="0" w:color="auto"/>
        <w:bottom w:val="none" w:sz="0" w:space="0" w:color="auto"/>
        <w:right w:val="none" w:sz="0" w:space="0" w:color="auto"/>
      </w:divBdr>
    </w:div>
    <w:div w:id="1314406176">
      <w:bodyDiv w:val="1"/>
      <w:marLeft w:val="0"/>
      <w:marRight w:val="0"/>
      <w:marTop w:val="0"/>
      <w:marBottom w:val="0"/>
      <w:divBdr>
        <w:top w:val="none" w:sz="0" w:space="0" w:color="auto"/>
        <w:left w:val="none" w:sz="0" w:space="0" w:color="auto"/>
        <w:bottom w:val="none" w:sz="0" w:space="0" w:color="auto"/>
        <w:right w:val="none" w:sz="0" w:space="0" w:color="auto"/>
      </w:divBdr>
    </w:div>
    <w:div w:id="1316371152">
      <w:bodyDiv w:val="1"/>
      <w:marLeft w:val="0"/>
      <w:marRight w:val="0"/>
      <w:marTop w:val="0"/>
      <w:marBottom w:val="0"/>
      <w:divBdr>
        <w:top w:val="none" w:sz="0" w:space="0" w:color="auto"/>
        <w:left w:val="none" w:sz="0" w:space="0" w:color="auto"/>
        <w:bottom w:val="none" w:sz="0" w:space="0" w:color="auto"/>
        <w:right w:val="none" w:sz="0" w:space="0" w:color="auto"/>
      </w:divBdr>
    </w:div>
    <w:div w:id="1317106023">
      <w:bodyDiv w:val="1"/>
      <w:marLeft w:val="0"/>
      <w:marRight w:val="0"/>
      <w:marTop w:val="0"/>
      <w:marBottom w:val="0"/>
      <w:divBdr>
        <w:top w:val="none" w:sz="0" w:space="0" w:color="auto"/>
        <w:left w:val="none" w:sz="0" w:space="0" w:color="auto"/>
        <w:bottom w:val="none" w:sz="0" w:space="0" w:color="auto"/>
        <w:right w:val="none" w:sz="0" w:space="0" w:color="auto"/>
      </w:divBdr>
    </w:div>
    <w:div w:id="1321544610">
      <w:bodyDiv w:val="1"/>
      <w:marLeft w:val="0"/>
      <w:marRight w:val="0"/>
      <w:marTop w:val="0"/>
      <w:marBottom w:val="0"/>
      <w:divBdr>
        <w:top w:val="none" w:sz="0" w:space="0" w:color="auto"/>
        <w:left w:val="none" w:sz="0" w:space="0" w:color="auto"/>
        <w:bottom w:val="none" w:sz="0" w:space="0" w:color="auto"/>
        <w:right w:val="none" w:sz="0" w:space="0" w:color="auto"/>
      </w:divBdr>
    </w:div>
    <w:div w:id="1321732852">
      <w:bodyDiv w:val="1"/>
      <w:marLeft w:val="0"/>
      <w:marRight w:val="0"/>
      <w:marTop w:val="0"/>
      <w:marBottom w:val="0"/>
      <w:divBdr>
        <w:top w:val="none" w:sz="0" w:space="0" w:color="auto"/>
        <w:left w:val="none" w:sz="0" w:space="0" w:color="auto"/>
        <w:bottom w:val="none" w:sz="0" w:space="0" w:color="auto"/>
        <w:right w:val="none" w:sz="0" w:space="0" w:color="auto"/>
      </w:divBdr>
    </w:div>
    <w:div w:id="1322390461">
      <w:bodyDiv w:val="1"/>
      <w:marLeft w:val="0"/>
      <w:marRight w:val="0"/>
      <w:marTop w:val="0"/>
      <w:marBottom w:val="0"/>
      <w:divBdr>
        <w:top w:val="none" w:sz="0" w:space="0" w:color="auto"/>
        <w:left w:val="none" w:sz="0" w:space="0" w:color="auto"/>
        <w:bottom w:val="none" w:sz="0" w:space="0" w:color="auto"/>
        <w:right w:val="none" w:sz="0" w:space="0" w:color="auto"/>
      </w:divBdr>
    </w:div>
    <w:div w:id="1322543420">
      <w:bodyDiv w:val="1"/>
      <w:marLeft w:val="0"/>
      <w:marRight w:val="0"/>
      <w:marTop w:val="0"/>
      <w:marBottom w:val="0"/>
      <w:divBdr>
        <w:top w:val="none" w:sz="0" w:space="0" w:color="auto"/>
        <w:left w:val="none" w:sz="0" w:space="0" w:color="auto"/>
        <w:bottom w:val="none" w:sz="0" w:space="0" w:color="auto"/>
        <w:right w:val="none" w:sz="0" w:space="0" w:color="auto"/>
      </w:divBdr>
    </w:div>
    <w:div w:id="1322856808">
      <w:bodyDiv w:val="1"/>
      <w:marLeft w:val="0"/>
      <w:marRight w:val="0"/>
      <w:marTop w:val="0"/>
      <w:marBottom w:val="0"/>
      <w:divBdr>
        <w:top w:val="none" w:sz="0" w:space="0" w:color="auto"/>
        <w:left w:val="none" w:sz="0" w:space="0" w:color="auto"/>
        <w:bottom w:val="none" w:sz="0" w:space="0" w:color="auto"/>
        <w:right w:val="none" w:sz="0" w:space="0" w:color="auto"/>
      </w:divBdr>
    </w:div>
    <w:div w:id="1323507684">
      <w:bodyDiv w:val="1"/>
      <w:marLeft w:val="0"/>
      <w:marRight w:val="0"/>
      <w:marTop w:val="0"/>
      <w:marBottom w:val="0"/>
      <w:divBdr>
        <w:top w:val="none" w:sz="0" w:space="0" w:color="auto"/>
        <w:left w:val="none" w:sz="0" w:space="0" w:color="auto"/>
        <w:bottom w:val="none" w:sz="0" w:space="0" w:color="auto"/>
        <w:right w:val="none" w:sz="0" w:space="0" w:color="auto"/>
      </w:divBdr>
    </w:div>
    <w:div w:id="1323772462">
      <w:bodyDiv w:val="1"/>
      <w:marLeft w:val="0"/>
      <w:marRight w:val="0"/>
      <w:marTop w:val="0"/>
      <w:marBottom w:val="0"/>
      <w:divBdr>
        <w:top w:val="none" w:sz="0" w:space="0" w:color="auto"/>
        <w:left w:val="none" w:sz="0" w:space="0" w:color="auto"/>
        <w:bottom w:val="none" w:sz="0" w:space="0" w:color="auto"/>
        <w:right w:val="none" w:sz="0" w:space="0" w:color="auto"/>
      </w:divBdr>
    </w:div>
    <w:div w:id="1324972536">
      <w:bodyDiv w:val="1"/>
      <w:marLeft w:val="0"/>
      <w:marRight w:val="0"/>
      <w:marTop w:val="0"/>
      <w:marBottom w:val="0"/>
      <w:divBdr>
        <w:top w:val="none" w:sz="0" w:space="0" w:color="auto"/>
        <w:left w:val="none" w:sz="0" w:space="0" w:color="auto"/>
        <w:bottom w:val="none" w:sz="0" w:space="0" w:color="auto"/>
        <w:right w:val="none" w:sz="0" w:space="0" w:color="auto"/>
      </w:divBdr>
    </w:div>
    <w:div w:id="1328362148">
      <w:bodyDiv w:val="1"/>
      <w:marLeft w:val="0"/>
      <w:marRight w:val="0"/>
      <w:marTop w:val="0"/>
      <w:marBottom w:val="0"/>
      <w:divBdr>
        <w:top w:val="none" w:sz="0" w:space="0" w:color="auto"/>
        <w:left w:val="none" w:sz="0" w:space="0" w:color="auto"/>
        <w:bottom w:val="none" w:sz="0" w:space="0" w:color="auto"/>
        <w:right w:val="none" w:sz="0" w:space="0" w:color="auto"/>
      </w:divBdr>
    </w:div>
    <w:div w:id="1328678355">
      <w:bodyDiv w:val="1"/>
      <w:marLeft w:val="0"/>
      <w:marRight w:val="0"/>
      <w:marTop w:val="0"/>
      <w:marBottom w:val="0"/>
      <w:divBdr>
        <w:top w:val="none" w:sz="0" w:space="0" w:color="auto"/>
        <w:left w:val="none" w:sz="0" w:space="0" w:color="auto"/>
        <w:bottom w:val="none" w:sz="0" w:space="0" w:color="auto"/>
        <w:right w:val="none" w:sz="0" w:space="0" w:color="auto"/>
      </w:divBdr>
    </w:div>
    <w:div w:id="1331979445">
      <w:bodyDiv w:val="1"/>
      <w:marLeft w:val="0"/>
      <w:marRight w:val="0"/>
      <w:marTop w:val="0"/>
      <w:marBottom w:val="0"/>
      <w:divBdr>
        <w:top w:val="none" w:sz="0" w:space="0" w:color="auto"/>
        <w:left w:val="none" w:sz="0" w:space="0" w:color="auto"/>
        <w:bottom w:val="none" w:sz="0" w:space="0" w:color="auto"/>
        <w:right w:val="none" w:sz="0" w:space="0" w:color="auto"/>
      </w:divBdr>
    </w:div>
    <w:div w:id="1332951973">
      <w:bodyDiv w:val="1"/>
      <w:marLeft w:val="0"/>
      <w:marRight w:val="0"/>
      <w:marTop w:val="0"/>
      <w:marBottom w:val="0"/>
      <w:divBdr>
        <w:top w:val="none" w:sz="0" w:space="0" w:color="auto"/>
        <w:left w:val="none" w:sz="0" w:space="0" w:color="auto"/>
        <w:bottom w:val="none" w:sz="0" w:space="0" w:color="auto"/>
        <w:right w:val="none" w:sz="0" w:space="0" w:color="auto"/>
      </w:divBdr>
    </w:div>
    <w:div w:id="1333946372">
      <w:bodyDiv w:val="1"/>
      <w:marLeft w:val="0"/>
      <w:marRight w:val="0"/>
      <w:marTop w:val="0"/>
      <w:marBottom w:val="0"/>
      <w:divBdr>
        <w:top w:val="none" w:sz="0" w:space="0" w:color="auto"/>
        <w:left w:val="none" w:sz="0" w:space="0" w:color="auto"/>
        <w:bottom w:val="none" w:sz="0" w:space="0" w:color="auto"/>
        <w:right w:val="none" w:sz="0" w:space="0" w:color="auto"/>
      </w:divBdr>
    </w:div>
    <w:div w:id="1335455089">
      <w:bodyDiv w:val="1"/>
      <w:marLeft w:val="0"/>
      <w:marRight w:val="0"/>
      <w:marTop w:val="0"/>
      <w:marBottom w:val="0"/>
      <w:divBdr>
        <w:top w:val="none" w:sz="0" w:space="0" w:color="auto"/>
        <w:left w:val="none" w:sz="0" w:space="0" w:color="auto"/>
        <w:bottom w:val="none" w:sz="0" w:space="0" w:color="auto"/>
        <w:right w:val="none" w:sz="0" w:space="0" w:color="auto"/>
      </w:divBdr>
    </w:div>
    <w:div w:id="1335840858">
      <w:bodyDiv w:val="1"/>
      <w:marLeft w:val="0"/>
      <w:marRight w:val="0"/>
      <w:marTop w:val="0"/>
      <w:marBottom w:val="0"/>
      <w:divBdr>
        <w:top w:val="none" w:sz="0" w:space="0" w:color="auto"/>
        <w:left w:val="none" w:sz="0" w:space="0" w:color="auto"/>
        <w:bottom w:val="none" w:sz="0" w:space="0" w:color="auto"/>
        <w:right w:val="none" w:sz="0" w:space="0" w:color="auto"/>
      </w:divBdr>
    </w:div>
    <w:div w:id="1336224235">
      <w:bodyDiv w:val="1"/>
      <w:marLeft w:val="0"/>
      <w:marRight w:val="0"/>
      <w:marTop w:val="0"/>
      <w:marBottom w:val="0"/>
      <w:divBdr>
        <w:top w:val="none" w:sz="0" w:space="0" w:color="auto"/>
        <w:left w:val="none" w:sz="0" w:space="0" w:color="auto"/>
        <w:bottom w:val="none" w:sz="0" w:space="0" w:color="auto"/>
        <w:right w:val="none" w:sz="0" w:space="0" w:color="auto"/>
      </w:divBdr>
    </w:div>
    <w:div w:id="1339233191">
      <w:bodyDiv w:val="1"/>
      <w:marLeft w:val="0"/>
      <w:marRight w:val="0"/>
      <w:marTop w:val="0"/>
      <w:marBottom w:val="0"/>
      <w:divBdr>
        <w:top w:val="none" w:sz="0" w:space="0" w:color="auto"/>
        <w:left w:val="none" w:sz="0" w:space="0" w:color="auto"/>
        <w:bottom w:val="none" w:sz="0" w:space="0" w:color="auto"/>
        <w:right w:val="none" w:sz="0" w:space="0" w:color="auto"/>
      </w:divBdr>
    </w:div>
    <w:div w:id="1339427268">
      <w:bodyDiv w:val="1"/>
      <w:marLeft w:val="0"/>
      <w:marRight w:val="0"/>
      <w:marTop w:val="0"/>
      <w:marBottom w:val="0"/>
      <w:divBdr>
        <w:top w:val="none" w:sz="0" w:space="0" w:color="auto"/>
        <w:left w:val="none" w:sz="0" w:space="0" w:color="auto"/>
        <w:bottom w:val="none" w:sz="0" w:space="0" w:color="auto"/>
        <w:right w:val="none" w:sz="0" w:space="0" w:color="auto"/>
      </w:divBdr>
    </w:div>
    <w:div w:id="1339692477">
      <w:bodyDiv w:val="1"/>
      <w:marLeft w:val="0"/>
      <w:marRight w:val="0"/>
      <w:marTop w:val="0"/>
      <w:marBottom w:val="0"/>
      <w:divBdr>
        <w:top w:val="none" w:sz="0" w:space="0" w:color="auto"/>
        <w:left w:val="none" w:sz="0" w:space="0" w:color="auto"/>
        <w:bottom w:val="none" w:sz="0" w:space="0" w:color="auto"/>
        <w:right w:val="none" w:sz="0" w:space="0" w:color="auto"/>
      </w:divBdr>
    </w:div>
    <w:div w:id="1340042073">
      <w:bodyDiv w:val="1"/>
      <w:marLeft w:val="0"/>
      <w:marRight w:val="0"/>
      <w:marTop w:val="0"/>
      <w:marBottom w:val="0"/>
      <w:divBdr>
        <w:top w:val="none" w:sz="0" w:space="0" w:color="auto"/>
        <w:left w:val="none" w:sz="0" w:space="0" w:color="auto"/>
        <w:bottom w:val="none" w:sz="0" w:space="0" w:color="auto"/>
        <w:right w:val="none" w:sz="0" w:space="0" w:color="auto"/>
      </w:divBdr>
    </w:div>
    <w:div w:id="1340160484">
      <w:bodyDiv w:val="1"/>
      <w:marLeft w:val="0"/>
      <w:marRight w:val="0"/>
      <w:marTop w:val="0"/>
      <w:marBottom w:val="0"/>
      <w:divBdr>
        <w:top w:val="none" w:sz="0" w:space="0" w:color="auto"/>
        <w:left w:val="none" w:sz="0" w:space="0" w:color="auto"/>
        <w:bottom w:val="none" w:sz="0" w:space="0" w:color="auto"/>
        <w:right w:val="none" w:sz="0" w:space="0" w:color="auto"/>
      </w:divBdr>
    </w:div>
    <w:div w:id="1340695898">
      <w:bodyDiv w:val="1"/>
      <w:marLeft w:val="0"/>
      <w:marRight w:val="0"/>
      <w:marTop w:val="0"/>
      <w:marBottom w:val="0"/>
      <w:divBdr>
        <w:top w:val="none" w:sz="0" w:space="0" w:color="auto"/>
        <w:left w:val="none" w:sz="0" w:space="0" w:color="auto"/>
        <w:bottom w:val="none" w:sz="0" w:space="0" w:color="auto"/>
        <w:right w:val="none" w:sz="0" w:space="0" w:color="auto"/>
      </w:divBdr>
    </w:div>
    <w:div w:id="1342390618">
      <w:bodyDiv w:val="1"/>
      <w:marLeft w:val="0"/>
      <w:marRight w:val="0"/>
      <w:marTop w:val="0"/>
      <w:marBottom w:val="0"/>
      <w:divBdr>
        <w:top w:val="none" w:sz="0" w:space="0" w:color="auto"/>
        <w:left w:val="none" w:sz="0" w:space="0" w:color="auto"/>
        <w:bottom w:val="none" w:sz="0" w:space="0" w:color="auto"/>
        <w:right w:val="none" w:sz="0" w:space="0" w:color="auto"/>
      </w:divBdr>
    </w:div>
    <w:div w:id="1342852603">
      <w:bodyDiv w:val="1"/>
      <w:marLeft w:val="0"/>
      <w:marRight w:val="0"/>
      <w:marTop w:val="0"/>
      <w:marBottom w:val="0"/>
      <w:divBdr>
        <w:top w:val="none" w:sz="0" w:space="0" w:color="auto"/>
        <w:left w:val="none" w:sz="0" w:space="0" w:color="auto"/>
        <w:bottom w:val="none" w:sz="0" w:space="0" w:color="auto"/>
        <w:right w:val="none" w:sz="0" w:space="0" w:color="auto"/>
      </w:divBdr>
    </w:div>
    <w:div w:id="1345353386">
      <w:bodyDiv w:val="1"/>
      <w:marLeft w:val="0"/>
      <w:marRight w:val="0"/>
      <w:marTop w:val="0"/>
      <w:marBottom w:val="0"/>
      <w:divBdr>
        <w:top w:val="none" w:sz="0" w:space="0" w:color="auto"/>
        <w:left w:val="none" w:sz="0" w:space="0" w:color="auto"/>
        <w:bottom w:val="none" w:sz="0" w:space="0" w:color="auto"/>
        <w:right w:val="none" w:sz="0" w:space="0" w:color="auto"/>
      </w:divBdr>
    </w:div>
    <w:div w:id="1347904249">
      <w:bodyDiv w:val="1"/>
      <w:marLeft w:val="0"/>
      <w:marRight w:val="0"/>
      <w:marTop w:val="0"/>
      <w:marBottom w:val="0"/>
      <w:divBdr>
        <w:top w:val="none" w:sz="0" w:space="0" w:color="auto"/>
        <w:left w:val="none" w:sz="0" w:space="0" w:color="auto"/>
        <w:bottom w:val="none" w:sz="0" w:space="0" w:color="auto"/>
        <w:right w:val="none" w:sz="0" w:space="0" w:color="auto"/>
      </w:divBdr>
    </w:div>
    <w:div w:id="1349716504">
      <w:bodyDiv w:val="1"/>
      <w:marLeft w:val="0"/>
      <w:marRight w:val="0"/>
      <w:marTop w:val="0"/>
      <w:marBottom w:val="0"/>
      <w:divBdr>
        <w:top w:val="none" w:sz="0" w:space="0" w:color="auto"/>
        <w:left w:val="none" w:sz="0" w:space="0" w:color="auto"/>
        <w:bottom w:val="none" w:sz="0" w:space="0" w:color="auto"/>
        <w:right w:val="none" w:sz="0" w:space="0" w:color="auto"/>
      </w:divBdr>
    </w:div>
    <w:div w:id="1350837656">
      <w:bodyDiv w:val="1"/>
      <w:marLeft w:val="0"/>
      <w:marRight w:val="0"/>
      <w:marTop w:val="0"/>
      <w:marBottom w:val="0"/>
      <w:divBdr>
        <w:top w:val="none" w:sz="0" w:space="0" w:color="auto"/>
        <w:left w:val="none" w:sz="0" w:space="0" w:color="auto"/>
        <w:bottom w:val="none" w:sz="0" w:space="0" w:color="auto"/>
        <w:right w:val="none" w:sz="0" w:space="0" w:color="auto"/>
      </w:divBdr>
    </w:div>
    <w:div w:id="1351105140">
      <w:bodyDiv w:val="1"/>
      <w:marLeft w:val="0"/>
      <w:marRight w:val="0"/>
      <w:marTop w:val="0"/>
      <w:marBottom w:val="0"/>
      <w:divBdr>
        <w:top w:val="none" w:sz="0" w:space="0" w:color="auto"/>
        <w:left w:val="none" w:sz="0" w:space="0" w:color="auto"/>
        <w:bottom w:val="none" w:sz="0" w:space="0" w:color="auto"/>
        <w:right w:val="none" w:sz="0" w:space="0" w:color="auto"/>
      </w:divBdr>
    </w:div>
    <w:div w:id="1351950152">
      <w:bodyDiv w:val="1"/>
      <w:marLeft w:val="0"/>
      <w:marRight w:val="0"/>
      <w:marTop w:val="0"/>
      <w:marBottom w:val="0"/>
      <w:divBdr>
        <w:top w:val="none" w:sz="0" w:space="0" w:color="auto"/>
        <w:left w:val="none" w:sz="0" w:space="0" w:color="auto"/>
        <w:bottom w:val="none" w:sz="0" w:space="0" w:color="auto"/>
        <w:right w:val="none" w:sz="0" w:space="0" w:color="auto"/>
      </w:divBdr>
    </w:div>
    <w:div w:id="1352757634">
      <w:bodyDiv w:val="1"/>
      <w:marLeft w:val="0"/>
      <w:marRight w:val="0"/>
      <w:marTop w:val="0"/>
      <w:marBottom w:val="0"/>
      <w:divBdr>
        <w:top w:val="none" w:sz="0" w:space="0" w:color="auto"/>
        <w:left w:val="none" w:sz="0" w:space="0" w:color="auto"/>
        <w:bottom w:val="none" w:sz="0" w:space="0" w:color="auto"/>
        <w:right w:val="none" w:sz="0" w:space="0" w:color="auto"/>
      </w:divBdr>
    </w:div>
    <w:div w:id="1352805714">
      <w:bodyDiv w:val="1"/>
      <w:marLeft w:val="0"/>
      <w:marRight w:val="0"/>
      <w:marTop w:val="0"/>
      <w:marBottom w:val="0"/>
      <w:divBdr>
        <w:top w:val="none" w:sz="0" w:space="0" w:color="auto"/>
        <w:left w:val="none" w:sz="0" w:space="0" w:color="auto"/>
        <w:bottom w:val="none" w:sz="0" w:space="0" w:color="auto"/>
        <w:right w:val="none" w:sz="0" w:space="0" w:color="auto"/>
      </w:divBdr>
    </w:div>
    <w:div w:id="1354961720">
      <w:bodyDiv w:val="1"/>
      <w:marLeft w:val="0"/>
      <w:marRight w:val="0"/>
      <w:marTop w:val="0"/>
      <w:marBottom w:val="0"/>
      <w:divBdr>
        <w:top w:val="none" w:sz="0" w:space="0" w:color="auto"/>
        <w:left w:val="none" w:sz="0" w:space="0" w:color="auto"/>
        <w:bottom w:val="none" w:sz="0" w:space="0" w:color="auto"/>
        <w:right w:val="none" w:sz="0" w:space="0" w:color="auto"/>
      </w:divBdr>
    </w:div>
    <w:div w:id="1355230244">
      <w:bodyDiv w:val="1"/>
      <w:marLeft w:val="0"/>
      <w:marRight w:val="0"/>
      <w:marTop w:val="0"/>
      <w:marBottom w:val="0"/>
      <w:divBdr>
        <w:top w:val="none" w:sz="0" w:space="0" w:color="auto"/>
        <w:left w:val="none" w:sz="0" w:space="0" w:color="auto"/>
        <w:bottom w:val="none" w:sz="0" w:space="0" w:color="auto"/>
        <w:right w:val="none" w:sz="0" w:space="0" w:color="auto"/>
      </w:divBdr>
    </w:div>
    <w:div w:id="1355499686">
      <w:bodyDiv w:val="1"/>
      <w:marLeft w:val="0"/>
      <w:marRight w:val="0"/>
      <w:marTop w:val="0"/>
      <w:marBottom w:val="0"/>
      <w:divBdr>
        <w:top w:val="none" w:sz="0" w:space="0" w:color="auto"/>
        <w:left w:val="none" w:sz="0" w:space="0" w:color="auto"/>
        <w:bottom w:val="none" w:sz="0" w:space="0" w:color="auto"/>
        <w:right w:val="none" w:sz="0" w:space="0" w:color="auto"/>
      </w:divBdr>
    </w:div>
    <w:div w:id="1355569897">
      <w:bodyDiv w:val="1"/>
      <w:marLeft w:val="0"/>
      <w:marRight w:val="0"/>
      <w:marTop w:val="0"/>
      <w:marBottom w:val="0"/>
      <w:divBdr>
        <w:top w:val="none" w:sz="0" w:space="0" w:color="auto"/>
        <w:left w:val="none" w:sz="0" w:space="0" w:color="auto"/>
        <w:bottom w:val="none" w:sz="0" w:space="0" w:color="auto"/>
        <w:right w:val="none" w:sz="0" w:space="0" w:color="auto"/>
      </w:divBdr>
    </w:div>
    <w:div w:id="1357582595">
      <w:bodyDiv w:val="1"/>
      <w:marLeft w:val="0"/>
      <w:marRight w:val="0"/>
      <w:marTop w:val="0"/>
      <w:marBottom w:val="0"/>
      <w:divBdr>
        <w:top w:val="none" w:sz="0" w:space="0" w:color="auto"/>
        <w:left w:val="none" w:sz="0" w:space="0" w:color="auto"/>
        <w:bottom w:val="none" w:sz="0" w:space="0" w:color="auto"/>
        <w:right w:val="none" w:sz="0" w:space="0" w:color="auto"/>
      </w:divBdr>
    </w:div>
    <w:div w:id="1360007315">
      <w:bodyDiv w:val="1"/>
      <w:marLeft w:val="0"/>
      <w:marRight w:val="0"/>
      <w:marTop w:val="0"/>
      <w:marBottom w:val="0"/>
      <w:divBdr>
        <w:top w:val="none" w:sz="0" w:space="0" w:color="auto"/>
        <w:left w:val="none" w:sz="0" w:space="0" w:color="auto"/>
        <w:bottom w:val="none" w:sz="0" w:space="0" w:color="auto"/>
        <w:right w:val="none" w:sz="0" w:space="0" w:color="auto"/>
      </w:divBdr>
    </w:div>
    <w:div w:id="1361587491">
      <w:bodyDiv w:val="1"/>
      <w:marLeft w:val="0"/>
      <w:marRight w:val="0"/>
      <w:marTop w:val="0"/>
      <w:marBottom w:val="0"/>
      <w:divBdr>
        <w:top w:val="none" w:sz="0" w:space="0" w:color="auto"/>
        <w:left w:val="none" w:sz="0" w:space="0" w:color="auto"/>
        <w:bottom w:val="none" w:sz="0" w:space="0" w:color="auto"/>
        <w:right w:val="none" w:sz="0" w:space="0" w:color="auto"/>
      </w:divBdr>
    </w:div>
    <w:div w:id="1361782783">
      <w:bodyDiv w:val="1"/>
      <w:marLeft w:val="0"/>
      <w:marRight w:val="0"/>
      <w:marTop w:val="0"/>
      <w:marBottom w:val="0"/>
      <w:divBdr>
        <w:top w:val="none" w:sz="0" w:space="0" w:color="auto"/>
        <w:left w:val="none" w:sz="0" w:space="0" w:color="auto"/>
        <w:bottom w:val="none" w:sz="0" w:space="0" w:color="auto"/>
        <w:right w:val="none" w:sz="0" w:space="0" w:color="auto"/>
      </w:divBdr>
    </w:div>
    <w:div w:id="1364132176">
      <w:bodyDiv w:val="1"/>
      <w:marLeft w:val="0"/>
      <w:marRight w:val="0"/>
      <w:marTop w:val="0"/>
      <w:marBottom w:val="0"/>
      <w:divBdr>
        <w:top w:val="none" w:sz="0" w:space="0" w:color="auto"/>
        <w:left w:val="none" w:sz="0" w:space="0" w:color="auto"/>
        <w:bottom w:val="none" w:sz="0" w:space="0" w:color="auto"/>
        <w:right w:val="none" w:sz="0" w:space="0" w:color="auto"/>
      </w:divBdr>
    </w:div>
    <w:div w:id="1365011099">
      <w:bodyDiv w:val="1"/>
      <w:marLeft w:val="0"/>
      <w:marRight w:val="0"/>
      <w:marTop w:val="0"/>
      <w:marBottom w:val="0"/>
      <w:divBdr>
        <w:top w:val="none" w:sz="0" w:space="0" w:color="auto"/>
        <w:left w:val="none" w:sz="0" w:space="0" w:color="auto"/>
        <w:bottom w:val="none" w:sz="0" w:space="0" w:color="auto"/>
        <w:right w:val="none" w:sz="0" w:space="0" w:color="auto"/>
      </w:divBdr>
    </w:div>
    <w:div w:id="1366172194">
      <w:bodyDiv w:val="1"/>
      <w:marLeft w:val="0"/>
      <w:marRight w:val="0"/>
      <w:marTop w:val="0"/>
      <w:marBottom w:val="0"/>
      <w:divBdr>
        <w:top w:val="none" w:sz="0" w:space="0" w:color="auto"/>
        <w:left w:val="none" w:sz="0" w:space="0" w:color="auto"/>
        <w:bottom w:val="none" w:sz="0" w:space="0" w:color="auto"/>
        <w:right w:val="none" w:sz="0" w:space="0" w:color="auto"/>
      </w:divBdr>
    </w:div>
    <w:div w:id="1366365255">
      <w:bodyDiv w:val="1"/>
      <w:marLeft w:val="0"/>
      <w:marRight w:val="0"/>
      <w:marTop w:val="0"/>
      <w:marBottom w:val="0"/>
      <w:divBdr>
        <w:top w:val="none" w:sz="0" w:space="0" w:color="auto"/>
        <w:left w:val="none" w:sz="0" w:space="0" w:color="auto"/>
        <w:bottom w:val="none" w:sz="0" w:space="0" w:color="auto"/>
        <w:right w:val="none" w:sz="0" w:space="0" w:color="auto"/>
      </w:divBdr>
    </w:div>
    <w:div w:id="1368068437">
      <w:bodyDiv w:val="1"/>
      <w:marLeft w:val="0"/>
      <w:marRight w:val="0"/>
      <w:marTop w:val="0"/>
      <w:marBottom w:val="0"/>
      <w:divBdr>
        <w:top w:val="none" w:sz="0" w:space="0" w:color="auto"/>
        <w:left w:val="none" w:sz="0" w:space="0" w:color="auto"/>
        <w:bottom w:val="none" w:sz="0" w:space="0" w:color="auto"/>
        <w:right w:val="none" w:sz="0" w:space="0" w:color="auto"/>
      </w:divBdr>
    </w:div>
    <w:div w:id="1368069765">
      <w:bodyDiv w:val="1"/>
      <w:marLeft w:val="0"/>
      <w:marRight w:val="0"/>
      <w:marTop w:val="0"/>
      <w:marBottom w:val="0"/>
      <w:divBdr>
        <w:top w:val="none" w:sz="0" w:space="0" w:color="auto"/>
        <w:left w:val="none" w:sz="0" w:space="0" w:color="auto"/>
        <w:bottom w:val="none" w:sz="0" w:space="0" w:color="auto"/>
        <w:right w:val="none" w:sz="0" w:space="0" w:color="auto"/>
      </w:divBdr>
    </w:div>
    <w:div w:id="1370717558">
      <w:bodyDiv w:val="1"/>
      <w:marLeft w:val="0"/>
      <w:marRight w:val="0"/>
      <w:marTop w:val="0"/>
      <w:marBottom w:val="0"/>
      <w:divBdr>
        <w:top w:val="none" w:sz="0" w:space="0" w:color="auto"/>
        <w:left w:val="none" w:sz="0" w:space="0" w:color="auto"/>
        <w:bottom w:val="none" w:sz="0" w:space="0" w:color="auto"/>
        <w:right w:val="none" w:sz="0" w:space="0" w:color="auto"/>
      </w:divBdr>
    </w:div>
    <w:div w:id="1371492173">
      <w:bodyDiv w:val="1"/>
      <w:marLeft w:val="0"/>
      <w:marRight w:val="0"/>
      <w:marTop w:val="0"/>
      <w:marBottom w:val="0"/>
      <w:divBdr>
        <w:top w:val="none" w:sz="0" w:space="0" w:color="auto"/>
        <w:left w:val="none" w:sz="0" w:space="0" w:color="auto"/>
        <w:bottom w:val="none" w:sz="0" w:space="0" w:color="auto"/>
        <w:right w:val="none" w:sz="0" w:space="0" w:color="auto"/>
      </w:divBdr>
    </w:div>
    <w:div w:id="1371959942">
      <w:bodyDiv w:val="1"/>
      <w:marLeft w:val="0"/>
      <w:marRight w:val="0"/>
      <w:marTop w:val="0"/>
      <w:marBottom w:val="0"/>
      <w:divBdr>
        <w:top w:val="none" w:sz="0" w:space="0" w:color="auto"/>
        <w:left w:val="none" w:sz="0" w:space="0" w:color="auto"/>
        <w:bottom w:val="none" w:sz="0" w:space="0" w:color="auto"/>
        <w:right w:val="none" w:sz="0" w:space="0" w:color="auto"/>
      </w:divBdr>
    </w:div>
    <w:div w:id="1372652628">
      <w:bodyDiv w:val="1"/>
      <w:marLeft w:val="0"/>
      <w:marRight w:val="0"/>
      <w:marTop w:val="0"/>
      <w:marBottom w:val="0"/>
      <w:divBdr>
        <w:top w:val="none" w:sz="0" w:space="0" w:color="auto"/>
        <w:left w:val="none" w:sz="0" w:space="0" w:color="auto"/>
        <w:bottom w:val="none" w:sz="0" w:space="0" w:color="auto"/>
        <w:right w:val="none" w:sz="0" w:space="0" w:color="auto"/>
      </w:divBdr>
    </w:div>
    <w:div w:id="1373309911">
      <w:bodyDiv w:val="1"/>
      <w:marLeft w:val="0"/>
      <w:marRight w:val="0"/>
      <w:marTop w:val="0"/>
      <w:marBottom w:val="0"/>
      <w:divBdr>
        <w:top w:val="none" w:sz="0" w:space="0" w:color="auto"/>
        <w:left w:val="none" w:sz="0" w:space="0" w:color="auto"/>
        <w:bottom w:val="none" w:sz="0" w:space="0" w:color="auto"/>
        <w:right w:val="none" w:sz="0" w:space="0" w:color="auto"/>
      </w:divBdr>
    </w:div>
    <w:div w:id="1376007800">
      <w:bodyDiv w:val="1"/>
      <w:marLeft w:val="0"/>
      <w:marRight w:val="0"/>
      <w:marTop w:val="0"/>
      <w:marBottom w:val="0"/>
      <w:divBdr>
        <w:top w:val="none" w:sz="0" w:space="0" w:color="auto"/>
        <w:left w:val="none" w:sz="0" w:space="0" w:color="auto"/>
        <w:bottom w:val="none" w:sz="0" w:space="0" w:color="auto"/>
        <w:right w:val="none" w:sz="0" w:space="0" w:color="auto"/>
      </w:divBdr>
    </w:div>
    <w:div w:id="1376076765">
      <w:bodyDiv w:val="1"/>
      <w:marLeft w:val="0"/>
      <w:marRight w:val="0"/>
      <w:marTop w:val="0"/>
      <w:marBottom w:val="0"/>
      <w:divBdr>
        <w:top w:val="none" w:sz="0" w:space="0" w:color="auto"/>
        <w:left w:val="none" w:sz="0" w:space="0" w:color="auto"/>
        <w:bottom w:val="none" w:sz="0" w:space="0" w:color="auto"/>
        <w:right w:val="none" w:sz="0" w:space="0" w:color="auto"/>
      </w:divBdr>
    </w:div>
    <w:div w:id="1377896027">
      <w:bodyDiv w:val="1"/>
      <w:marLeft w:val="0"/>
      <w:marRight w:val="0"/>
      <w:marTop w:val="0"/>
      <w:marBottom w:val="0"/>
      <w:divBdr>
        <w:top w:val="none" w:sz="0" w:space="0" w:color="auto"/>
        <w:left w:val="none" w:sz="0" w:space="0" w:color="auto"/>
        <w:bottom w:val="none" w:sz="0" w:space="0" w:color="auto"/>
        <w:right w:val="none" w:sz="0" w:space="0" w:color="auto"/>
      </w:divBdr>
    </w:div>
    <w:div w:id="1378431171">
      <w:bodyDiv w:val="1"/>
      <w:marLeft w:val="0"/>
      <w:marRight w:val="0"/>
      <w:marTop w:val="0"/>
      <w:marBottom w:val="0"/>
      <w:divBdr>
        <w:top w:val="none" w:sz="0" w:space="0" w:color="auto"/>
        <w:left w:val="none" w:sz="0" w:space="0" w:color="auto"/>
        <w:bottom w:val="none" w:sz="0" w:space="0" w:color="auto"/>
        <w:right w:val="none" w:sz="0" w:space="0" w:color="auto"/>
      </w:divBdr>
    </w:div>
    <w:div w:id="1378704118">
      <w:bodyDiv w:val="1"/>
      <w:marLeft w:val="0"/>
      <w:marRight w:val="0"/>
      <w:marTop w:val="0"/>
      <w:marBottom w:val="0"/>
      <w:divBdr>
        <w:top w:val="none" w:sz="0" w:space="0" w:color="auto"/>
        <w:left w:val="none" w:sz="0" w:space="0" w:color="auto"/>
        <w:bottom w:val="none" w:sz="0" w:space="0" w:color="auto"/>
        <w:right w:val="none" w:sz="0" w:space="0" w:color="auto"/>
      </w:divBdr>
    </w:div>
    <w:div w:id="1381126759">
      <w:bodyDiv w:val="1"/>
      <w:marLeft w:val="0"/>
      <w:marRight w:val="0"/>
      <w:marTop w:val="0"/>
      <w:marBottom w:val="0"/>
      <w:divBdr>
        <w:top w:val="none" w:sz="0" w:space="0" w:color="auto"/>
        <w:left w:val="none" w:sz="0" w:space="0" w:color="auto"/>
        <w:bottom w:val="none" w:sz="0" w:space="0" w:color="auto"/>
        <w:right w:val="none" w:sz="0" w:space="0" w:color="auto"/>
      </w:divBdr>
    </w:div>
    <w:div w:id="1381398287">
      <w:bodyDiv w:val="1"/>
      <w:marLeft w:val="0"/>
      <w:marRight w:val="0"/>
      <w:marTop w:val="0"/>
      <w:marBottom w:val="0"/>
      <w:divBdr>
        <w:top w:val="none" w:sz="0" w:space="0" w:color="auto"/>
        <w:left w:val="none" w:sz="0" w:space="0" w:color="auto"/>
        <w:bottom w:val="none" w:sz="0" w:space="0" w:color="auto"/>
        <w:right w:val="none" w:sz="0" w:space="0" w:color="auto"/>
      </w:divBdr>
    </w:div>
    <w:div w:id="1381904518">
      <w:bodyDiv w:val="1"/>
      <w:marLeft w:val="0"/>
      <w:marRight w:val="0"/>
      <w:marTop w:val="0"/>
      <w:marBottom w:val="0"/>
      <w:divBdr>
        <w:top w:val="none" w:sz="0" w:space="0" w:color="auto"/>
        <w:left w:val="none" w:sz="0" w:space="0" w:color="auto"/>
        <w:bottom w:val="none" w:sz="0" w:space="0" w:color="auto"/>
        <w:right w:val="none" w:sz="0" w:space="0" w:color="auto"/>
      </w:divBdr>
    </w:div>
    <w:div w:id="1383671816">
      <w:bodyDiv w:val="1"/>
      <w:marLeft w:val="0"/>
      <w:marRight w:val="0"/>
      <w:marTop w:val="0"/>
      <w:marBottom w:val="0"/>
      <w:divBdr>
        <w:top w:val="none" w:sz="0" w:space="0" w:color="auto"/>
        <w:left w:val="none" w:sz="0" w:space="0" w:color="auto"/>
        <w:bottom w:val="none" w:sz="0" w:space="0" w:color="auto"/>
        <w:right w:val="none" w:sz="0" w:space="0" w:color="auto"/>
      </w:divBdr>
    </w:div>
    <w:div w:id="1384672006">
      <w:bodyDiv w:val="1"/>
      <w:marLeft w:val="0"/>
      <w:marRight w:val="0"/>
      <w:marTop w:val="0"/>
      <w:marBottom w:val="0"/>
      <w:divBdr>
        <w:top w:val="none" w:sz="0" w:space="0" w:color="auto"/>
        <w:left w:val="none" w:sz="0" w:space="0" w:color="auto"/>
        <w:bottom w:val="none" w:sz="0" w:space="0" w:color="auto"/>
        <w:right w:val="none" w:sz="0" w:space="0" w:color="auto"/>
      </w:divBdr>
    </w:div>
    <w:div w:id="1386832294">
      <w:bodyDiv w:val="1"/>
      <w:marLeft w:val="0"/>
      <w:marRight w:val="0"/>
      <w:marTop w:val="0"/>
      <w:marBottom w:val="0"/>
      <w:divBdr>
        <w:top w:val="none" w:sz="0" w:space="0" w:color="auto"/>
        <w:left w:val="none" w:sz="0" w:space="0" w:color="auto"/>
        <w:bottom w:val="none" w:sz="0" w:space="0" w:color="auto"/>
        <w:right w:val="none" w:sz="0" w:space="0" w:color="auto"/>
      </w:divBdr>
    </w:div>
    <w:div w:id="1387728389">
      <w:bodyDiv w:val="1"/>
      <w:marLeft w:val="0"/>
      <w:marRight w:val="0"/>
      <w:marTop w:val="0"/>
      <w:marBottom w:val="0"/>
      <w:divBdr>
        <w:top w:val="none" w:sz="0" w:space="0" w:color="auto"/>
        <w:left w:val="none" w:sz="0" w:space="0" w:color="auto"/>
        <w:bottom w:val="none" w:sz="0" w:space="0" w:color="auto"/>
        <w:right w:val="none" w:sz="0" w:space="0" w:color="auto"/>
      </w:divBdr>
    </w:div>
    <w:div w:id="1388341741">
      <w:bodyDiv w:val="1"/>
      <w:marLeft w:val="0"/>
      <w:marRight w:val="0"/>
      <w:marTop w:val="0"/>
      <w:marBottom w:val="0"/>
      <w:divBdr>
        <w:top w:val="none" w:sz="0" w:space="0" w:color="auto"/>
        <w:left w:val="none" w:sz="0" w:space="0" w:color="auto"/>
        <w:bottom w:val="none" w:sz="0" w:space="0" w:color="auto"/>
        <w:right w:val="none" w:sz="0" w:space="0" w:color="auto"/>
      </w:divBdr>
    </w:div>
    <w:div w:id="1388603520">
      <w:bodyDiv w:val="1"/>
      <w:marLeft w:val="0"/>
      <w:marRight w:val="0"/>
      <w:marTop w:val="0"/>
      <w:marBottom w:val="0"/>
      <w:divBdr>
        <w:top w:val="none" w:sz="0" w:space="0" w:color="auto"/>
        <w:left w:val="none" w:sz="0" w:space="0" w:color="auto"/>
        <w:bottom w:val="none" w:sz="0" w:space="0" w:color="auto"/>
        <w:right w:val="none" w:sz="0" w:space="0" w:color="auto"/>
      </w:divBdr>
    </w:div>
    <w:div w:id="1388844197">
      <w:bodyDiv w:val="1"/>
      <w:marLeft w:val="0"/>
      <w:marRight w:val="0"/>
      <w:marTop w:val="0"/>
      <w:marBottom w:val="0"/>
      <w:divBdr>
        <w:top w:val="none" w:sz="0" w:space="0" w:color="auto"/>
        <w:left w:val="none" w:sz="0" w:space="0" w:color="auto"/>
        <w:bottom w:val="none" w:sz="0" w:space="0" w:color="auto"/>
        <w:right w:val="none" w:sz="0" w:space="0" w:color="auto"/>
      </w:divBdr>
    </w:div>
    <w:div w:id="1389499479">
      <w:bodyDiv w:val="1"/>
      <w:marLeft w:val="0"/>
      <w:marRight w:val="0"/>
      <w:marTop w:val="0"/>
      <w:marBottom w:val="0"/>
      <w:divBdr>
        <w:top w:val="none" w:sz="0" w:space="0" w:color="auto"/>
        <w:left w:val="none" w:sz="0" w:space="0" w:color="auto"/>
        <w:bottom w:val="none" w:sz="0" w:space="0" w:color="auto"/>
        <w:right w:val="none" w:sz="0" w:space="0" w:color="auto"/>
      </w:divBdr>
    </w:div>
    <w:div w:id="1390494746">
      <w:bodyDiv w:val="1"/>
      <w:marLeft w:val="0"/>
      <w:marRight w:val="0"/>
      <w:marTop w:val="0"/>
      <w:marBottom w:val="0"/>
      <w:divBdr>
        <w:top w:val="none" w:sz="0" w:space="0" w:color="auto"/>
        <w:left w:val="none" w:sz="0" w:space="0" w:color="auto"/>
        <w:bottom w:val="none" w:sz="0" w:space="0" w:color="auto"/>
        <w:right w:val="none" w:sz="0" w:space="0" w:color="auto"/>
      </w:divBdr>
    </w:div>
    <w:div w:id="1397194552">
      <w:bodyDiv w:val="1"/>
      <w:marLeft w:val="0"/>
      <w:marRight w:val="0"/>
      <w:marTop w:val="0"/>
      <w:marBottom w:val="0"/>
      <w:divBdr>
        <w:top w:val="none" w:sz="0" w:space="0" w:color="auto"/>
        <w:left w:val="none" w:sz="0" w:space="0" w:color="auto"/>
        <w:bottom w:val="none" w:sz="0" w:space="0" w:color="auto"/>
        <w:right w:val="none" w:sz="0" w:space="0" w:color="auto"/>
      </w:divBdr>
    </w:div>
    <w:div w:id="1399356368">
      <w:bodyDiv w:val="1"/>
      <w:marLeft w:val="0"/>
      <w:marRight w:val="0"/>
      <w:marTop w:val="0"/>
      <w:marBottom w:val="0"/>
      <w:divBdr>
        <w:top w:val="none" w:sz="0" w:space="0" w:color="auto"/>
        <w:left w:val="none" w:sz="0" w:space="0" w:color="auto"/>
        <w:bottom w:val="none" w:sz="0" w:space="0" w:color="auto"/>
        <w:right w:val="none" w:sz="0" w:space="0" w:color="auto"/>
      </w:divBdr>
    </w:div>
    <w:div w:id="1399865405">
      <w:bodyDiv w:val="1"/>
      <w:marLeft w:val="0"/>
      <w:marRight w:val="0"/>
      <w:marTop w:val="0"/>
      <w:marBottom w:val="0"/>
      <w:divBdr>
        <w:top w:val="none" w:sz="0" w:space="0" w:color="auto"/>
        <w:left w:val="none" w:sz="0" w:space="0" w:color="auto"/>
        <w:bottom w:val="none" w:sz="0" w:space="0" w:color="auto"/>
        <w:right w:val="none" w:sz="0" w:space="0" w:color="auto"/>
      </w:divBdr>
    </w:div>
    <w:div w:id="1403217762">
      <w:bodyDiv w:val="1"/>
      <w:marLeft w:val="0"/>
      <w:marRight w:val="0"/>
      <w:marTop w:val="0"/>
      <w:marBottom w:val="0"/>
      <w:divBdr>
        <w:top w:val="none" w:sz="0" w:space="0" w:color="auto"/>
        <w:left w:val="none" w:sz="0" w:space="0" w:color="auto"/>
        <w:bottom w:val="none" w:sz="0" w:space="0" w:color="auto"/>
        <w:right w:val="none" w:sz="0" w:space="0" w:color="auto"/>
      </w:divBdr>
    </w:div>
    <w:div w:id="1403716741">
      <w:bodyDiv w:val="1"/>
      <w:marLeft w:val="0"/>
      <w:marRight w:val="0"/>
      <w:marTop w:val="0"/>
      <w:marBottom w:val="0"/>
      <w:divBdr>
        <w:top w:val="none" w:sz="0" w:space="0" w:color="auto"/>
        <w:left w:val="none" w:sz="0" w:space="0" w:color="auto"/>
        <w:bottom w:val="none" w:sz="0" w:space="0" w:color="auto"/>
        <w:right w:val="none" w:sz="0" w:space="0" w:color="auto"/>
      </w:divBdr>
    </w:div>
    <w:div w:id="1405028318">
      <w:bodyDiv w:val="1"/>
      <w:marLeft w:val="0"/>
      <w:marRight w:val="0"/>
      <w:marTop w:val="0"/>
      <w:marBottom w:val="0"/>
      <w:divBdr>
        <w:top w:val="none" w:sz="0" w:space="0" w:color="auto"/>
        <w:left w:val="none" w:sz="0" w:space="0" w:color="auto"/>
        <w:bottom w:val="none" w:sz="0" w:space="0" w:color="auto"/>
        <w:right w:val="none" w:sz="0" w:space="0" w:color="auto"/>
      </w:divBdr>
    </w:div>
    <w:div w:id="1405688787">
      <w:bodyDiv w:val="1"/>
      <w:marLeft w:val="0"/>
      <w:marRight w:val="0"/>
      <w:marTop w:val="0"/>
      <w:marBottom w:val="0"/>
      <w:divBdr>
        <w:top w:val="none" w:sz="0" w:space="0" w:color="auto"/>
        <w:left w:val="none" w:sz="0" w:space="0" w:color="auto"/>
        <w:bottom w:val="none" w:sz="0" w:space="0" w:color="auto"/>
        <w:right w:val="none" w:sz="0" w:space="0" w:color="auto"/>
      </w:divBdr>
    </w:div>
    <w:div w:id="1405906415">
      <w:bodyDiv w:val="1"/>
      <w:marLeft w:val="0"/>
      <w:marRight w:val="0"/>
      <w:marTop w:val="0"/>
      <w:marBottom w:val="0"/>
      <w:divBdr>
        <w:top w:val="none" w:sz="0" w:space="0" w:color="auto"/>
        <w:left w:val="none" w:sz="0" w:space="0" w:color="auto"/>
        <w:bottom w:val="none" w:sz="0" w:space="0" w:color="auto"/>
        <w:right w:val="none" w:sz="0" w:space="0" w:color="auto"/>
      </w:divBdr>
    </w:div>
    <w:div w:id="1409035372">
      <w:bodyDiv w:val="1"/>
      <w:marLeft w:val="0"/>
      <w:marRight w:val="0"/>
      <w:marTop w:val="0"/>
      <w:marBottom w:val="0"/>
      <w:divBdr>
        <w:top w:val="none" w:sz="0" w:space="0" w:color="auto"/>
        <w:left w:val="none" w:sz="0" w:space="0" w:color="auto"/>
        <w:bottom w:val="none" w:sz="0" w:space="0" w:color="auto"/>
        <w:right w:val="none" w:sz="0" w:space="0" w:color="auto"/>
      </w:divBdr>
    </w:div>
    <w:div w:id="1409425119">
      <w:bodyDiv w:val="1"/>
      <w:marLeft w:val="0"/>
      <w:marRight w:val="0"/>
      <w:marTop w:val="0"/>
      <w:marBottom w:val="0"/>
      <w:divBdr>
        <w:top w:val="none" w:sz="0" w:space="0" w:color="auto"/>
        <w:left w:val="none" w:sz="0" w:space="0" w:color="auto"/>
        <w:bottom w:val="none" w:sz="0" w:space="0" w:color="auto"/>
        <w:right w:val="none" w:sz="0" w:space="0" w:color="auto"/>
      </w:divBdr>
    </w:div>
    <w:div w:id="1409766195">
      <w:bodyDiv w:val="1"/>
      <w:marLeft w:val="0"/>
      <w:marRight w:val="0"/>
      <w:marTop w:val="0"/>
      <w:marBottom w:val="0"/>
      <w:divBdr>
        <w:top w:val="none" w:sz="0" w:space="0" w:color="auto"/>
        <w:left w:val="none" w:sz="0" w:space="0" w:color="auto"/>
        <w:bottom w:val="none" w:sz="0" w:space="0" w:color="auto"/>
        <w:right w:val="none" w:sz="0" w:space="0" w:color="auto"/>
      </w:divBdr>
    </w:div>
    <w:div w:id="1411804758">
      <w:bodyDiv w:val="1"/>
      <w:marLeft w:val="0"/>
      <w:marRight w:val="0"/>
      <w:marTop w:val="0"/>
      <w:marBottom w:val="0"/>
      <w:divBdr>
        <w:top w:val="none" w:sz="0" w:space="0" w:color="auto"/>
        <w:left w:val="none" w:sz="0" w:space="0" w:color="auto"/>
        <w:bottom w:val="none" w:sz="0" w:space="0" w:color="auto"/>
        <w:right w:val="none" w:sz="0" w:space="0" w:color="auto"/>
      </w:divBdr>
    </w:div>
    <w:div w:id="1412460760">
      <w:bodyDiv w:val="1"/>
      <w:marLeft w:val="0"/>
      <w:marRight w:val="0"/>
      <w:marTop w:val="0"/>
      <w:marBottom w:val="0"/>
      <w:divBdr>
        <w:top w:val="none" w:sz="0" w:space="0" w:color="auto"/>
        <w:left w:val="none" w:sz="0" w:space="0" w:color="auto"/>
        <w:bottom w:val="none" w:sz="0" w:space="0" w:color="auto"/>
        <w:right w:val="none" w:sz="0" w:space="0" w:color="auto"/>
      </w:divBdr>
    </w:div>
    <w:div w:id="1413043875">
      <w:bodyDiv w:val="1"/>
      <w:marLeft w:val="0"/>
      <w:marRight w:val="0"/>
      <w:marTop w:val="0"/>
      <w:marBottom w:val="0"/>
      <w:divBdr>
        <w:top w:val="none" w:sz="0" w:space="0" w:color="auto"/>
        <w:left w:val="none" w:sz="0" w:space="0" w:color="auto"/>
        <w:bottom w:val="none" w:sz="0" w:space="0" w:color="auto"/>
        <w:right w:val="none" w:sz="0" w:space="0" w:color="auto"/>
      </w:divBdr>
    </w:div>
    <w:div w:id="1413428716">
      <w:bodyDiv w:val="1"/>
      <w:marLeft w:val="0"/>
      <w:marRight w:val="0"/>
      <w:marTop w:val="0"/>
      <w:marBottom w:val="0"/>
      <w:divBdr>
        <w:top w:val="none" w:sz="0" w:space="0" w:color="auto"/>
        <w:left w:val="none" w:sz="0" w:space="0" w:color="auto"/>
        <w:bottom w:val="none" w:sz="0" w:space="0" w:color="auto"/>
        <w:right w:val="none" w:sz="0" w:space="0" w:color="auto"/>
      </w:divBdr>
    </w:div>
    <w:div w:id="1414670300">
      <w:bodyDiv w:val="1"/>
      <w:marLeft w:val="0"/>
      <w:marRight w:val="0"/>
      <w:marTop w:val="0"/>
      <w:marBottom w:val="0"/>
      <w:divBdr>
        <w:top w:val="none" w:sz="0" w:space="0" w:color="auto"/>
        <w:left w:val="none" w:sz="0" w:space="0" w:color="auto"/>
        <w:bottom w:val="none" w:sz="0" w:space="0" w:color="auto"/>
        <w:right w:val="none" w:sz="0" w:space="0" w:color="auto"/>
      </w:divBdr>
    </w:div>
    <w:div w:id="1417749888">
      <w:bodyDiv w:val="1"/>
      <w:marLeft w:val="0"/>
      <w:marRight w:val="0"/>
      <w:marTop w:val="0"/>
      <w:marBottom w:val="0"/>
      <w:divBdr>
        <w:top w:val="none" w:sz="0" w:space="0" w:color="auto"/>
        <w:left w:val="none" w:sz="0" w:space="0" w:color="auto"/>
        <w:bottom w:val="none" w:sz="0" w:space="0" w:color="auto"/>
        <w:right w:val="none" w:sz="0" w:space="0" w:color="auto"/>
      </w:divBdr>
    </w:div>
    <w:div w:id="1418016837">
      <w:bodyDiv w:val="1"/>
      <w:marLeft w:val="0"/>
      <w:marRight w:val="0"/>
      <w:marTop w:val="0"/>
      <w:marBottom w:val="0"/>
      <w:divBdr>
        <w:top w:val="none" w:sz="0" w:space="0" w:color="auto"/>
        <w:left w:val="none" w:sz="0" w:space="0" w:color="auto"/>
        <w:bottom w:val="none" w:sz="0" w:space="0" w:color="auto"/>
        <w:right w:val="none" w:sz="0" w:space="0" w:color="auto"/>
      </w:divBdr>
    </w:div>
    <w:div w:id="1421297254">
      <w:bodyDiv w:val="1"/>
      <w:marLeft w:val="0"/>
      <w:marRight w:val="0"/>
      <w:marTop w:val="0"/>
      <w:marBottom w:val="0"/>
      <w:divBdr>
        <w:top w:val="none" w:sz="0" w:space="0" w:color="auto"/>
        <w:left w:val="none" w:sz="0" w:space="0" w:color="auto"/>
        <w:bottom w:val="none" w:sz="0" w:space="0" w:color="auto"/>
        <w:right w:val="none" w:sz="0" w:space="0" w:color="auto"/>
      </w:divBdr>
    </w:div>
    <w:div w:id="1425028884">
      <w:bodyDiv w:val="1"/>
      <w:marLeft w:val="0"/>
      <w:marRight w:val="0"/>
      <w:marTop w:val="0"/>
      <w:marBottom w:val="0"/>
      <w:divBdr>
        <w:top w:val="none" w:sz="0" w:space="0" w:color="auto"/>
        <w:left w:val="none" w:sz="0" w:space="0" w:color="auto"/>
        <w:bottom w:val="none" w:sz="0" w:space="0" w:color="auto"/>
        <w:right w:val="none" w:sz="0" w:space="0" w:color="auto"/>
      </w:divBdr>
    </w:div>
    <w:div w:id="1425227577">
      <w:bodyDiv w:val="1"/>
      <w:marLeft w:val="0"/>
      <w:marRight w:val="0"/>
      <w:marTop w:val="0"/>
      <w:marBottom w:val="0"/>
      <w:divBdr>
        <w:top w:val="none" w:sz="0" w:space="0" w:color="auto"/>
        <w:left w:val="none" w:sz="0" w:space="0" w:color="auto"/>
        <w:bottom w:val="none" w:sz="0" w:space="0" w:color="auto"/>
        <w:right w:val="none" w:sz="0" w:space="0" w:color="auto"/>
      </w:divBdr>
    </w:div>
    <w:div w:id="1425956490">
      <w:bodyDiv w:val="1"/>
      <w:marLeft w:val="0"/>
      <w:marRight w:val="0"/>
      <w:marTop w:val="0"/>
      <w:marBottom w:val="0"/>
      <w:divBdr>
        <w:top w:val="none" w:sz="0" w:space="0" w:color="auto"/>
        <w:left w:val="none" w:sz="0" w:space="0" w:color="auto"/>
        <w:bottom w:val="none" w:sz="0" w:space="0" w:color="auto"/>
        <w:right w:val="none" w:sz="0" w:space="0" w:color="auto"/>
      </w:divBdr>
    </w:div>
    <w:div w:id="1427537665">
      <w:bodyDiv w:val="1"/>
      <w:marLeft w:val="0"/>
      <w:marRight w:val="0"/>
      <w:marTop w:val="0"/>
      <w:marBottom w:val="0"/>
      <w:divBdr>
        <w:top w:val="none" w:sz="0" w:space="0" w:color="auto"/>
        <w:left w:val="none" w:sz="0" w:space="0" w:color="auto"/>
        <w:bottom w:val="none" w:sz="0" w:space="0" w:color="auto"/>
        <w:right w:val="none" w:sz="0" w:space="0" w:color="auto"/>
      </w:divBdr>
    </w:div>
    <w:div w:id="1430348858">
      <w:bodyDiv w:val="1"/>
      <w:marLeft w:val="0"/>
      <w:marRight w:val="0"/>
      <w:marTop w:val="0"/>
      <w:marBottom w:val="0"/>
      <w:divBdr>
        <w:top w:val="none" w:sz="0" w:space="0" w:color="auto"/>
        <w:left w:val="none" w:sz="0" w:space="0" w:color="auto"/>
        <w:bottom w:val="none" w:sz="0" w:space="0" w:color="auto"/>
        <w:right w:val="none" w:sz="0" w:space="0" w:color="auto"/>
      </w:divBdr>
    </w:div>
    <w:div w:id="1430471874">
      <w:bodyDiv w:val="1"/>
      <w:marLeft w:val="0"/>
      <w:marRight w:val="0"/>
      <w:marTop w:val="0"/>
      <w:marBottom w:val="0"/>
      <w:divBdr>
        <w:top w:val="none" w:sz="0" w:space="0" w:color="auto"/>
        <w:left w:val="none" w:sz="0" w:space="0" w:color="auto"/>
        <w:bottom w:val="none" w:sz="0" w:space="0" w:color="auto"/>
        <w:right w:val="none" w:sz="0" w:space="0" w:color="auto"/>
      </w:divBdr>
    </w:div>
    <w:div w:id="1433352679">
      <w:bodyDiv w:val="1"/>
      <w:marLeft w:val="0"/>
      <w:marRight w:val="0"/>
      <w:marTop w:val="0"/>
      <w:marBottom w:val="0"/>
      <w:divBdr>
        <w:top w:val="none" w:sz="0" w:space="0" w:color="auto"/>
        <w:left w:val="none" w:sz="0" w:space="0" w:color="auto"/>
        <w:bottom w:val="none" w:sz="0" w:space="0" w:color="auto"/>
        <w:right w:val="none" w:sz="0" w:space="0" w:color="auto"/>
      </w:divBdr>
    </w:div>
    <w:div w:id="1435898915">
      <w:bodyDiv w:val="1"/>
      <w:marLeft w:val="0"/>
      <w:marRight w:val="0"/>
      <w:marTop w:val="0"/>
      <w:marBottom w:val="0"/>
      <w:divBdr>
        <w:top w:val="none" w:sz="0" w:space="0" w:color="auto"/>
        <w:left w:val="none" w:sz="0" w:space="0" w:color="auto"/>
        <w:bottom w:val="none" w:sz="0" w:space="0" w:color="auto"/>
        <w:right w:val="none" w:sz="0" w:space="0" w:color="auto"/>
      </w:divBdr>
    </w:div>
    <w:div w:id="1436250085">
      <w:bodyDiv w:val="1"/>
      <w:marLeft w:val="0"/>
      <w:marRight w:val="0"/>
      <w:marTop w:val="0"/>
      <w:marBottom w:val="0"/>
      <w:divBdr>
        <w:top w:val="none" w:sz="0" w:space="0" w:color="auto"/>
        <w:left w:val="none" w:sz="0" w:space="0" w:color="auto"/>
        <w:bottom w:val="none" w:sz="0" w:space="0" w:color="auto"/>
        <w:right w:val="none" w:sz="0" w:space="0" w:color="auto"/>
      </w:divBdr>
    </w:div>
    <w:div w:id="1436562753">
      <w:bodyDiv w:val="1"/>
      <w:marLeft w:val="0"/>
      <w:marRight w:val="0"/>
      <w:marTop w:val="0"/>
      <w:marBottom w:val="0"/>
      <w:divBdr>
        <w:top w:val="none" w:sz="0" w:space="0" w:color="auto"/>
        <w:left w:val="none" w:sz="0" w:space="0" w:color="auto"/>
        <w:bottom w:val="none" w:sz="0" w:space="0" w:color="auto"/>
        <w:right w:val="none" w:sz="0" w:space="0" w:color="auto"/>
      </w:divBdr>
    </w:div>
    <w:div w:id="1436825797">
      <w:bodyDiv w:val="1"/>
      <w:marLeft w:val="0"/>
      <w:marRight w:val="0"/>
      <w:marTop w:val="0"/>
      <w:marBottom w:val="0"/>
      <w:divBdr>
        <w:top w:val="none" w:sz="0" w:space="0" w:color="auto"/>
        <w:left w:val="none" w:sz="0" w:space="0" w:color="auto"/>
        <w:bottom w:val="none" w:sz="0" w:space="0" w:color="auto"/>
        <w:right w:val="none" w:sz="0" w:space="0" w:color="auto"/>
      </w:divBdr>
    </w:div>
    <w:div w:id="1437212042">
      <w:bodyDiv w:val="1"/>
      <w:marLeft w:val="0"/>
      <w:marRight w:val="0"/>
      <w:marTop w:val="0"/>
      <w:marBottom w:val="0"/>
      <w:divBdr>
        <w:top w:val="none" w:sz="0" w:space="0" w:color="auto"/>
        <w:left w:val="none" w:sz="0" w:space="0" w:color="auto"/>
        <w:bottom w:val="none" w:sz="0" w:space="0" w:color="auto"/>
        <w:right w:val="none" w:sz="0" w:space="0" w:color="auto"/>
      </w:divBdr>
    </w:div>
    <w:div w:id="1437797386">
      <w:bodyDiv w:val="1"/>
      <w:marLeft w:val="0"/>
      <w:marRight w:val="0"/>
      <w:marTop w:val="0"/>
      <w:marBottom w:val="0"/>
      <w:divBdr>
        <w:top w:val="none" w:sz="0" w:space="0" w:color="auto"/>
        <w:left w:val="none" w:sz="0" w:space="0" w:color="auto"/>
        <w:bottom w:val="none" w:sz="0" w:space="0" w:color="auto"/>
        <w:right w:val="none" w:sz="0" w:space="0" w:color="auto"/>
      </w:divBdr>
    </w:div>
    <w:div w:id="1438520580">
      <w:bodyDiv w:val="1"/>
      <w:marLeft w:val="0"/>
      <w:marRight w:val="0"/>
      <w:marTop w:val="0"/>
      <w:marBottom w:val="0"/>
      <w:divBdr>
        <w:top w:val="none" w:sz="0" w:space="0" w:color="auto"/>
        <w:left w:val="none" w:sz="0" w:space="0" w:color="auto"/>
        <w:bottom w:val="none" w:sz="0" w:space="0" w:color="auto"/>
        <w:right w:val="none" w:sz="0" w:space="0" w:color="auto"/>
      </w:divBdr>
    </w:div>
    <w:div w:id="1438869365">
      <w:bodyDiv w:val="1"/>
      <w:marLeft w:val="0"/>
      <w:marRight w:val="0"/>
      <w:marTop w:val="0"/>
      <w:marBottom w:val="0"/>
      <w:divBdr>
        <w:top w:val="none" w:sz="0" w:space="0" w:color="auto"/>
        <w:left w:val="none" w:sz="0" w:space="0" w:color="auto"/>
        <w:bottom w:val="none" w:sz="0" w:space="0" w:color="auto"/>
        <w:right w:val="none" w:sz="0" w:space="0" w:color="auto"/>
      </w:divBdr>
    </w:div>
    <w:div w:id="1439182153">
      <w:bodyDiv w:val="1"/>
      <w:marLeft w:val="0"/>
      <w:marRight w:val="0"/>
      <w:marTop w:val="0"/>
      <w:marBottom w:val="0"/>
      <w:divBdr>
        <w:top w:val="none" w:sz="0" w:space="0" w:color="auto"/>
        <w:left w:val="none" w:sz="0" w:space="0" w:color="auto"/>
        <w:bottom w:val="none" w:sz="0" w:space="0" w:color="auto"/>
        <w:right w:val="none" w:sz="0" w:space="0" w:color="auto"/>
      </w:divBdr>
    </w:div>
    <w:div w:id="1441529939">
      <w:bodyDiv w:val="1"/>
      <w:marLeft w:val="0"/>
      <w:marRight w:val="0"/>
      <w:marTop w:val="0"/>
      <w:marBottom w:val="0"/>
      <w:divBdr>
        <w:top w:val="none" w:sz="0" w:space="0" w:color="auto"/>
        <w:left w:val="none" w:sz="0" w:space="0" w:color="auto"/>
        <w:bottom w:val="none" w:sz="0" w:space="0" w:color="auto"/>
        <w:right w:val="none" w:sz="0" w:space="0" w:color="auto"/>
      </w:divBdr>
    </w:div>
    <w:div w:id="1449088093">
      <w:bodyDiv w:val="1"/>
      <w:marLeft w:val="0"/>
      <w:marRight w:val="0"/>
      <w:marTop w:val="0"/>
      <w:marBottom w:val="0"/>
      <w:divBdr>
        <w:top w:val="none" w:sz="0" w:space="0" w:color="auto"/>
        <w:left w:val="none" w:sz="0" w:space="0" w:color="auto"/>
        <w:bottom w:val="none" w:sz="0" w:space="0" w:color="auto"/>
        <w:right w:val="none" w:sz="0" w:space="0" w:color="auto"/>
      </w:divBdr>
    </w:div>
    <w:div w:id="1452283654">
      <w:bodyDiv w:val="1"/>
      <w:marLeft w:val="0"/>
      <w:marRight w:val="0"/>
      <w:marTop w:val="0"/>
      <w:marBottom w:val="0"/>
      <w:divBdr>
        <w:top w:val="none" w:sz="0" w:space="0" w:color="auto"/>
        <w:left w:val="none" w:sz="0" w:space="0" w:color="auto"/>
        <w:bottom w:val="none" w:sz="0" w:space="0" w:color="auto"/>
        <w:right w:val="none" w:sz="0" w:space="0" w:color="auto"/>
      </w:divBdr>
    </w:div>
    <w:div w:id="1454713138">
      <w:bodyDiv w:val="1"/>
      <w:marLeft w:val="0"/>
      <w:marRight w:val="0"/>
      <w:marTop w:val="0"/>
      <w:marBottom w:val="0"/>
      <w:divBdr>
        <w:top w:val="none" w:sz="0" w:space="0" w:color="auto"/>
        <w:left w:val="none" w:sz="0" w:space="0" w:color="auto"/>
        <w:bottom w:val="none" w:sz="0" w:space="0" w:color="auto"/>
        <w:right w:val="none" w:sz="0" w:space="0" w:color="auto"/>
      </w:divBdr>
    </w:div>
    <w:div w:id="1455444615">
      <w:bodyDiv w:val="1"/>
      <w:marLeft w:val="0"/>
      <w:marRight w:val="0"/>
      <w:marTop w:val="0"/>
      <w:marBottom w:val="0"/>
      <w:divBdr>
        <w:top w:val="none" w:sz="0" w:space="0" w:color="auto"/>
        <w:left w:val="none" w:sz="0" w:space="0" w:color="auto"/>
        <w:bottom w:val="none" w:sz="0" w:space="0" w:color="auto"/>
        <w:right w:val="none" w:sz="0" w:space="0" w:color="auto"/>
      </w:divBdr>
    </w:div>
    <w:div w:id="1455561105">
      <w:bodyDiv w:val="1"/>
      <w:marLeft w:val="0"/>
      <w:marRight w:val="0"/>
      <w:marTop w:val="0"/>
      <w:marBottom w:val="0"/>
      <w:divBdr>
        <w:top w:val="none" w:sz="0" w:space="0" w:color="auto"/>
        <w:left w:val="none" w:sz="0" w:space="0" w:color="auto"/>
        <w:bottom w:val="none" w:sz="0" w:space="0" w:color="auto"/>
        <w:right w:val="none" w:sz="0" w:space="0" w:color="auto"/>
      </w:divBdr>
    </w:div>
    <w:div w:id="1455752779">
      <w:bodyDiv w:val="1"/>
      <w:marLeft w:val="0"/>
      <w:marRight w:val="0"/>
      <w:marTop w:val="0"/>
      <w:marBottom w:val="0"/>
      <w:divBdr>
        <w:top w:val="none" w:sz="0" w:space="0" w:color="auto"/>
        <w:left w:val="none" w:sz="0" w:space="0" w:color="auto"/>
        <w:bottom w:val="none" w:sz="0" w:space="0" w:color="auto"/>
        <w:right w:val="none" w:sz="0" w:space="0" w:color="auto"/>
      </w:divBdr>
    </w:div>
    <w:div w:id="1457681184">
      <w:bodyDiv w:val="1"/>
      <w:marLeft w:val="0"/>
      <w:marRight w:val="0"/>
      <w:marTop w:val="0"/>
      <w:marBottom w:val="0"/>
      <w:divBdr>
        <w:top w:val="none" w:sz="0" w:space="0" w:color="auto"/>
        <w:left w:val="none" w:sz="0" w:space="0" w:color="auto"/>
        <w:bottom w:val="none" w:sz="0" w:space="0" w:color="auto"/>
        <w:right w:val="none" w:sz="0" w:space="0" w:color="auto"/>
      </w:divBdr>
    </w:div>
    <w:div w:id="1460294130">
      <w:bodyDiv w:val="1"/>
      <w:marLeft w:val="0"/>
      <w:marRight w:val="0"/>
      <w:marTop w:val="0"/>
      <w:marBottom w:val="0"/>
      <w:divBdr>
        <w:top w:val="none" w:sz="0" w:space="0" w:color="auto"/>
        <w:left w:val="none" w:sz="0" w:space="0" w:color="auto"/>
        <w:bottom w:val="none" w:sz="0" w:space="0" w:color="auto"/>
        <w:right w:val="none" w:sz="0" w:space="0" w:color="auto"/>
      </w:divBdr>
    </w:div>
    <w:div w:id="1462580127">
      <w:bodyDiv w:val="1"/>
      <w:marLeft w:val="0"/>
      <w:marRight w:val="0"/>
      <w:marTop w:val="0"/>
      <w:marBottom w:val="0"/>
      <w:divBdr>
        <w:top w:val="none" w:sz="0" w:space="0" w:color="auto"/>
        <w:left w:val="none" w:sz="0" w:space="0" w:color="auto"/>
        <w:bottom w:val="none" w:sz="0" w:space="0" w:color="auto"/>
        <w:right w:val="none" w:sz="0" w:space="0" w:color="auto"/>
      </w:divBdr>
    </w:div>
    <w:div w:id="1462770822">
      <w:bodyDiv w:val="1"/>
      <w:marLeft w:val="0"/>
      <w:marRight w:val="0"/>
      <w:marTop w:val="0"/>
      <w:marBottom w:val="0"/>
      <w:divBdr>
        <w:top w:val="none" w:sz="0" w:space="0" w:color="auto"/>
        <w:left w:val="none" w:sz="0" w:space="0" w:color="auto"/>
        <w:bottom w:val="none" w:sz="0" w:space="0" w:color="auto"/>
        <w:right w:val="none" w:sz="0" w:space="0" w:color="auto"/>
      </w:divBdr>
    </w:div>
    <w:div w:id="1468620438">
      <w:bodyDiv w:val="1"/>
      <w:marLeft w:val="0"/>
      <w:marRight w:val="0"/>
      <w:marTop w:val="0"/>
      <w:marBottom w:val="0"/>
      <w:divBdr>
        <w:top w:val="none" w:sz="0" w:space="0" w:color="auto"/>
        <w:left w:val="none" w:sz="0" w:space="0" w:color="auto"/>
        <w:bottom w:val="none" w:sz="0" w:space="0" w:color="auto"/>
        <w:right w:val="none" w:sz="0" w:space="0" w:color="auto"/>
      </w:divBdr>
    </w:div>
    <w:div w:id="1468937267">
      <w:bodyDiv w:val="1"/>
      <w:marLeft w:val="0"/>
      <w:marRight w:val="0"/>
      <w:marTop w:val="0"/>
      <w:marBottom w:val="0"/>
      <w:divBdr>
        <w:top w:val="none" w:sz="0" w:space="0" w:color="auto"/>
        <w:left w:val="none" w:sz="0" w:space="0" w:color="auto"/>
        <w:bottom w:val="none" w:sz="0" w:space="0" w:color="auto"/>
        <w:right w:val="none" w:sz="0" w:space="0" w:color="auto"/>
      </w:divBdr>
    </w:div>
    <w:div w:id="1469786676">
      <w:bodyDiv w:val="1"/>
      <w:marLeft w:val="0"/>
      <w:marRight w:val="0"/>
      <w:marTop w:val="0"/>
      <w:marBottom w:val="0"/>
      <w:divBdr>
        <w:top w:val="none" w:sz="0" w:space="0" w:color="auto"/>
        <w:left w:val="none" w:sz="0" w:space="0" w:color="auto"/>
        <w:bottom w:val="none" w:sz="0" w:space="0" w:color="auto"/>
        <w:right w:val="none" w:sz="0" w:space="0" w:color="auto"/>
      </w:divBdr>
    </w:div>
    <w:div w:id="1471555196">
      <w:bodyDiv w:val="1"/>
      <w:marLeft w:val="0"/>
      <w:marRight w:val="0"/>
      <w:marTop w:val="0"/>
      <w:marBottom w:val="0"/>
      <w:divBdr>
        <w:top w:val="none" w:sz="0" w:space="0" w:color="auto"/>
        <w:left w:val="none" w:sz="0" w:space="0" w:color="auto"/>
        <w:bottom w:val="none" w:sz="0" w:space="0" w:color="auto"/>
        <w:right w:val="none" w:sz="0" w:space="0" w:color="auto"/>
      </w:divBdr>
    </w:div>
    <w:div w:id="1471703028">
      <w:bodyDiv w:val="1"/>
      <w:marLeft w:val="0"/>
      <w:marRight w:val="0"/>
      <w:marTop w:val="0"/>
      <w:marBottom w:val="0"/>
      <w:divBdr>
        <w:top w:val="none" w:sz="0" w:space="0" w:color="auto"/>
        <w:left w:val="none" w:sz="0" w:space="0" w:color="auto"/>
        <w:bottom w:val="none" w:sz="0" w:space="0" w:color="auto"/>
        <w:right w:val="none" w:sz="0" w:space="0" w:color="auto"/>
      </w:divBdr>
    </w:div>
    <w:div w:id="1474366050">
      <w:bodyDiv w:val="1"/>
      <w:marLeft w:val="0"/>
      <w:marRight w:val="0"/>
      <w:marTop w:val="0"/>
      <w:marBottom w:val="0"/>
      <w:divBdr>
        <w:top w:val="none" w:sz="0" w:space="0" w:color="auto"/>
        <w:left w:val="none" w:sz="0" w:space="0" w:color="auto"/>
        <w:bottom w:val="none" w:sz="0" w:space="0" w:color="auto"/>
        <w:right w:val="none" w:sz="0" w:space="0" w:color="auto"/>
      </w:divBdr>
    </w:div>
    <w:div w:id="1474446973">
      <w:bodyDiv w:val="1"/>
      <w:marLeft w:val="0"/>
      <w:marRight w:val="0"/>
      <w:marTop w:val="0"/>
      <w:marBottom w:val="0"/>
      <w:divBdr>
        <w:top w:val="none" w:sz="0" w:space="0" w:color="auto"/>
        <w:left w:val="none" w:sz="0" w:space="0" w:color="auto"/>
        <w:bottom w:val="none" w:sz="0" w:space="0" w:color="auto"/>
        <w:right w:val="none" w:sz="0" w:space="0" w:color="auto"/>
      </w:divBdr>
    </w:div>
    <w:div w:id="1475371339">
      <w:bodyDiv w:val="1"/>
      <w:marLeft w:val="0"/>
      <w:marRight w:val="0"/>
      <w:marTop w:val="0"/>
      <w:marBottom w:val="0"/>
      <w:divBdr>
        <w:top w:val="none" w:sz="0" w:space="0" w:color="auto"/>
        <w:left w:val="none" w:sz="0" w:space="0" w:color="auto"/>
        <w:bottom w:val="none" w:sz="0" w:space="0" w:color="auto"/>
        <w:right w:val="none" w:sz="0" w:space="0" w:color="auto"/>
      </w:divBdr>
    </w:div>
    <w:div w:id="1475679092">
      <w:bodyDiv w:val="1"/>
      <w:marLeft w:val="0"/>
      <w:marRight w:val="0"/>
      <w:marTop w:val="0"/>
      <w:marBottom w:val="0"/>
      <w:divBdr>
        <w:top w:val="none" w:sz="0" w:space="0" w:color="auto"/>
        <w:left w:val="none" w:sz="0" w:space="0" w:color="auto"/>
        <w:bottom w:val="none" w:sz="0" w:space="0" w:color="auto"/>
        <w:right w:val="none" w:sz="0" w:space="0" w:color="auto"/>
      </w:divBdr>
    </w:div>
    <w:div w:id="1476027630">
      <w:bodyDiv w:val="1"/>
      <w:marLeft w:val="0"/>
      <w:marRight w:val="0"/>
      <w:marTop w:val="0"/>
      <w:marBottom w:val="0"/>
      <w:divBdr>
        <w:top w:val="none" w:sz="0" w:space="0" w:color="auto"/>
        <w:left w:val="none" w:sz="0" w:space="0" w:color="auto"/>
        <w:bottom w:val="none" w:sz="0" w:space="0" w:color="auto"/>
        <w:right w:val="none" w:sz="0" w:space="0" w:color="auto"/>
      </w:divBdr>
    </w:div>
    <w:div w:id="1477137653">
      <w:bodyDiv w:val="1"/>
      <w:marLeft w:val="0"/>
      <w:marRight w:val="0"/>
      <w:marTop w:val="0"/>
      <w:marBottom w:val="0"/>
      <w:divBdr>
        <w:top w:val="none" w:sz="0" w:space="0" w:color="auto"/>
        <w:left w:val="none" w:sz="0" w:space="0" w:color="auto"/>
        <w:bottom w:val="none" w:sz="0" w:space="0" w:color="auto"/>
        <w:right w:val="none" w:sz="0" w:space="0" w:color="auto"/>
      </w:divBdr>
    </w:div>
    <w:div w:id="1477181897">
      <w:bodyDiv w:val="1"/>
      <w:marLeft w:val="0"/>
      <w:marRight w:val="0"/>
      <w:marTop w:val="0"/>
      <w:marBottom w:val="0"/>
      <w:divBdr>
        <w:top w:val="none" w:sz="0" w:space="0" w:color="auto"/>
        <w:left w:val="none" w:sz="0" w:space="0" w:color="auto"/>
        <w:bottom w:val="none" w:sz="0" w:space="0" w:color="auto"/>
        <w:right w:val="none" w:sz="0" w:space="0" w:color="auto"/>
      </w:divBdr>
    </w:div>
    <w:div w:id="1479761637">
      <w:bodyDiv w:val="1"/>
      <w:marLeft w:val="0"/>
      <w:marRight w:val="0"/>
      <w:marTop w:val="0"/>
      <w:marBottom w:val="0"/>
      <w:divBdr>
        <w:top w:val="none" w:sz="0" w:space="0" w:color="auto"/>
        <w:left w:val="none" w:sz="0" w:space="0" w:color="auto"/>
        <w:bottom w:val="none" w:sz="0" w:space="0" w:color="auto"/>
        <w:right w:val="none" w:sz="0" w:space="0" w:color="auto"/>
      </w:divBdr>
    </w:div>
    <w:div w:id="1482044866">
      <w:bodyDiv w:val="1"/>
      <w:marLeft w:val="0"/>
      <w:marRight w:val="0"/>
      <w:marTop w:val="0"/>
      <w:marBottom w:val="0"/>
      <w:divBdr>
        <w:top w:val="none" w:sz="0" w:space="0" w:color="auto"/>
        <w:left w:val="none" w:sz="0" w:space="0" w:color="auto"/>
        <w:bottom w:val="none" w:sz="0" w:space="0" w:color="auto"/>
        <w:right w:val="none" w:sz="0" w:space="0" w:color="auto"/>
      </w:divBdr>
    </w:div>
    <w:div w:id="1482767461">
      <w:bodyDiv w:val="1"/>
      <w:marLeft w:val="0"/>
      <w:marRight w:val="0"/>
      <w:marTop w:val="0"/>
      <w:marBottom w:val="0"/>
      <w:divBdr>
        <w:top w:val="none" w:sz="0" w:space="0" w:color="auto"/>
        <w:left w:val="none" w:sz="0" w:space="0" w:color="auto"/>
        <w:bottom w:val="none" w:sz="0" w:space="0" w:color="auto"/>
        <w:right w:val="none" w:sz="0" w:space="0" w:color="auto"/>
      </w:divBdr>
    </w:div>
    <w:div w:id="1483696169">
      <w:bodyDiv w:val="1"/>
      <w:marLeft w:val="0"/>
      <w:marRight w:val="0"/>
      <w:marTop w:val="0"/>
      <w:marBottom w:val="0"/>
      <w:divBdr>
        <w:top w:val="none" w:sz="0" w:space="0" w:color="auto"/>
        <w:left w:val="none" w:sz="0" w:space="0" w:color="auto"/>
        <w:bottom w:val="none" w:sz="0" w:space="0" w:color="auto"/>
        <w:right w:val="none" w:sz="0" w:space="0" w:color="auto"/>
      </w:divBdr>
    </w:div>
    <w:div w:id="1483765560">
      <w:bodyDiv w:val="1"/>
      <w:marLeft w:val="0"/>
      <w:marRight w:val="0"/>
      <w:marTop w:val="0"/>
      <w:marBottom w:val="0"/>
      <w:divBdr>
        <w:top w:val="none" w:sz="0" w:space="0" w:color="auto"/>
        <w:left w:val="none" w:sz="0" w:space="0" w:color="auto"/>
        <w:bottom w:val="none" w:sz="0" w:space="0" w:color="auto"/>
        <w:right w:val="none" w:sz="0" w:space="0" w:color="auto"/>
      </w:divBdr>
    </w:div>
    <w:div w:id="1488979071">
      <w:bodyDiv w:val="1"/>
      <w:marLeft w:val="0"/>
      <w:marRight w:val="0"/>
      <w:marTop w:val="0"/>
      <w:marBottom w:val="0"/>
      <w:divBdr>
        <w:top w:val="none" w:sz="0" w:space="0" w:color="auto"/>
        <w:left w:val="none" w:sz="0" w:space="0" w:color="auto"/>
        <w:bottom w:val="none" w:sz="0" w:space="0" w:color="auto"/>
        <w:right w:val="none" w:sz="0" w:space="0" w:color="auto"/>
      </w:divBdr>
    </w:div>
    <w:div w:id="1490711130">
      <w:bodyDiv w:val="1"/>
      <w:marLeft w:val="0"/>
      <w:marRight w:val="0"/>
      <w:marTop w:val="0"/>
      <w:marBottom w:val="0"/>
      <w:divBdr>
        <w:top w:val="none" w:sz="0" w:space="0" w:color="auto"/>
        <w:left w:val="none" w:sz="0" w:space="0" w:color="auto"/>
        <w:bottom w:val="none" w:sz="0" w:space="0" w:color="auto"/>
        <w:right w:val="none" w:sz="0" w:space="0" w:color="auto"/>
      </w:divBdr>
    </w:div>
    <w:div w:id="1491754379">
      <w:bodyDiv w:val="1"/>
      <w:marLeft w:val="0"/>
      <w:marRight w:val="0"/>
      <w:marTop w:val="0"/>
      <w:marBottom w:val="0"/>
      <w:divBdr>
        <w:top w:val="none" w:sz="0" w:space="0" w:color="auto"/>
        <w:left w:val="none" w:sz="0" w:space="0" w:color="auto"/>
        <w:bottom w:val="none" w:sz="0" w:space="0" w:color="auto"/>
        <w:right w:val="none" w:sz="0" w:space="0" w:color="auto"/>
      </w:divBdr>
    </w:div>
    <w:div w:id="1492138155">
      <w:bodyDiv w:val="1"/>
      <w:marLeft w:val="0"/>
      <w:marRight w:val="0"/>
      <w:marTop w:val="0"/>
      <w:marBottom w:val="0"/>
      <w:divBdr>
        <w:top w:val="none" w:sz="0" w:space="0" w:color="auto"/>
        <w:left w:val="none" w:sz="0" w:space="0" w:color="auto"/>
        <w:bottom w:val="none" w:sz="0" w:space="0" w:color="auto"/>
        <w:right w:val="none" w:sz="0" w:space="0" w:color="auto"/>
      </w:divBdr>
    </w:div>
    <w:div w:id="1492408370">
      <w:bodyDiv w:val="1"/>
      <w:marLeft w:val="0"/>
      <w:marRight w:val="0"/>
      <w:marTop w:val="0"/>
      <w:marBottom w:val="0"/>
      <w:divBdr>
        <w:top w:val="none" w:sz="0" w:space="0" w:color="auto"/>
        <w:left w:val="none" w:sz="0" w:space="0" w:color="auto"/>
        <w:bottom w:val="none" w:sz="0" w:space="0" w:color="auto"/>
        <w:right w:val="none" w:sz="0" w:space="0" w:color="auto"/>
      </w:divBdr>
    </w:div>
    <w:div w:id="1494299691">
      <w:bodyDiv w:val="1"/>
      <w:marLeft w:val="0"/>
      <w:marRight w:val="0"/>
      <w:marTop w:val="0"/>
      <w:marBottom w:val="0"/>
      <w:divBdr>
        <w:top w:val="none" w:sz="0" w:space="0" w:color="auto"/>
        <w:left w:val="none" w:sz="0" w:space="0" w:color="auto"/>
        <w:bottom w:val="none" w:sz="0" w:space="0" w:color="auto"/>
        <w:right w:val="none" w:sz="0" w:space="0" w:color="auto"/>
      </w:divBdr>
    </w:div>
    <w:div w:id="1495610212">
      <w:bodyDiv w:val="1"/>
      <w:marLeft w:val="0"/>
      <w:marRight w:val="0"/>
      <w:marTop w:val="0"/>
      <w:marBottom w:val="0"/>
      <w:divBdr>
        <w:top w:val="none" w:sz="0" w:space="0" w:color="auto"/>
        <w:left w:val="none" w:sz="0" w:space="0" w:color="auto"/>
        <w:bottom w:val="none" w:sz="0" w:space="0" w:color="auto"/>
        <w:right w:val="none" w:sz="0" w:space="0" w:color="auto"/>
      </w:divBdr>
    </w:div>
    <w:div w:id="1497912590">
      <w:bodyDiv w:val="1"/>
      <w:marLeft w:val="0"/>
      <w:marRight w:val="0"/>
      <w:marTop w:val="0"/>
      <w:marBottom w:val="0"/>
      <w:divBdr>
        <w:top w:val="none" w:sz="0" w:space="0" w:color="auto"/>
        <w:left w:val="none" w:sz="0" w:space="0" w:color="auto"/>
        <w:bottom w:val="none" w:sz="0" w:space="0" w:color="auto"/>
        <w:right w:val="none" w:sz="0" w:space="0" w:color="auto"/>
      </w:divBdr>
    </w:div>
    <w:div w:id="1499422106">
      <w:bodyDiv w:val="1"/>
      <w:marLeft w:val="0"/>
      <w:marRight w:val="0"/>
      <w:marTop w:val="0"/>
      <w:marBottom w:val="0"/>
      <w:divBdr>
        <w:top w:val="none" w:sz="0" w:space="0" w:color="auto"/>
        <w:left w:val="none" w:sz="0" w:space="0" w:color="auto"/>
        <w:bottom w:val="none" w:sz="0" w:space="0" w:color="auto"/>
        <w:right w:val="none" w:sz="0" w:space="0" w:color="auto"/>
      </w:divBdr>
    </w:div>
    <w:div w:id="1499685186">
      <w:bodyDiv w:val="1"/>
      <w:marLeft w:val="0"/>
      <w:marRight w:val="0"/>
      <w:marTop w:val="0"/>
      <w:marBottom w:val="0"/>
      <w:divBdr>
        <w:top w:val="none" w:sz="0" w:space="0" w:color="auto"/>
        <w:left w:val="none" w:sz="0" w:space="0" w:color="auto"/>
        <w:bottom w:val="none" w:sz="0" w:space="0" w:color="auto"/>
        <w:right w:val="none" w:sz="0" w:space="0" w:color="auto"/>
      </w:divBdr>
    </w:div>
    <w:div w:id="1504589878">
      <w:bodyDiv w:val="1"/>
      <w:marLeft w:val="0"/>
      <w:marRight w:val="0"/>
      <w:marTop w:val="0"/>
      <w:marBottom w:val="0"/>
      <w:divBdr>
        <w:top w:val="none" w:sz="0" w:space="0" w:color="auto"/>
        <w:left w:val="none" w:sz="0" w:space="0" w:color="auto"/>
        <w:bottom w:val="none" w:sz="0" w:space="0" w:color="auto"/>
        <w:right w:val="none" w:sz="0" w:space="0" w:color="auto"/>
      </w:divBdr>
    </w:div>
    <w:div w:id="1505053813">
      <w:bodyDiv w:val="1"/>
      <w:marLeft w:val="0"/>
      <w:marRight w:val="0"/>
      <w:marTop w:val="0"/>
      <w:marBottom w:val="0"/>
      <w:divBdr>
        <w:top w:val="none" w:sz="0" w:space="0" w:color="auto"/>
        <w:left w:val="none" w:sz="0" w:space="0" w:color="auto"/>
        <w:bottom w:val="none" w:sz="0" w:space="0" w:color="auto"/>
        <w:right w:val="none" w:sz="0" w:space="0" w:color="auto"/>
      </w:divBdr>
    </w:div>
    <w:div w:id="1505319904">
      <w:bodyDiv w:val="1"/>
      <w:marLeft w:val="0"/>
      <w:marRight w:val="0"/>
      <w:marTop w:val="0"/>
      <w:marBottom w:val="0"/>
      <w:divBdr>
        <w:top w:val="none" w:sz="0" w:space="0" w:color="auto"/>
        <w:left w:val="none" w:sz="0" w:space="0" w:color="auto"/>
        <w:bottom w:val="none" w:sz="0" w:space="0" w:color="auto"/>
        <w:right w:val="none" w:sz="0" w:space="0" w:color="auto"/>
      </w:divBdr>
    </w:div>
    <w:div w:id="1505389292">
      <w:bodyDiv w:val="1"/>
      <w:marLeft w:val="0"/>
      <w:marRight w:val="0"/>
      <w:marTop w:val="0"/>
      <w:marBottom w:val="0"/>
      <w:divBdr>
        <w:top w:val="none" w:sz="0" w:space="0" w:color="auto"/>
        <w:left w:val="none" w:sz="0" w:space="0" w:color="auto"/>
        <w:bottom w:val="none" w:sz="0" w:space="0" w:color="auto"/>
        <w:right w:val="none" w:sz="0" w:space="0" w:color="auto"/>
      </w:divBdr>
    </w:div>
    <w:div w:id="1505707604">
      <w:bodyDiv w:val="1"/>
      <w:marLeft w:val="0"/>
      <w:marRight w:val="0"/>
      <w:marTop w:val="0"/>
      <w:marBottom w:val="0"/>
      <w:divBdr>
        <w:top w:val="none" w:sz="0" w:space="0" w:color="auto"/>
        <w:left w:val="none" w:sz="0" w:space="0" w:color="auto"/>
        <w:bottom w:val="none" w:sz="0" w:space="0" w:color="auto"/>
        <w:right w:val="none" w:sz="0" w:space="0" w:color="auto"/>
      </w:divBdr>
    </w:div>
    <w:div w:id="1506751911">
      <w:bodyDiv w:val="1"/>
      <w:marLeft w:val="0"/>
      <w:marRight w:val="0"/>
      <w:marTop w:val="0"/>
      <w:marBottom w:val="0"/>
      <w:divBdr>
        <w:top w:val="none" w:sz="0" w:space="0" w:color="auto"/>
        <w:left w:val="none" w:sz="0" w:space="0" w:color="auto"/>
        <w:bottom w:val="none" w:sz="0" w:space="0" w:color="auto"/>
        <w:right w:val="none" w:sz="0" w:space="0" w:color="auto"/>
      </w:divBdr>
    </w:div>
    <w:div w:id="1509640242">
      <w:bodyDiv w:val="1"/>
      <w:marLeft w:val="0"/>
      <w:marRight w:val="0"/>
      <w:marTop w:val="0"/>
      <w:marBottom w:val="0"/>
      <w:divBdr>
        <w:top w:val="none" w:sz="0" w:space="0" w:color="auto"/>
        <w:left w:val="none" w:sz="0" w:space="0" w:color="auto"/>
        <w:bottom w:val="none" w:sz="0" w:space="0" w:color="auto"/>
        <w:right w:val="none" w:sz="0" w:space="0" w:color="auto"/>
      </w:divBdr>
    </w:div>
    <w:div w:id="1510173075">
      <w:bodyDiv w:val="1"/>
      <w:marLeft w:val="0"/>
      <w:marRight w:val="0"/>
      <w:marTop w:val="0"/>
      <w:marBottom w:val="0"/>
      <w:divBdr>
        <w:top w:val="none" w:sz="0" w:space="0" w:color="auto"/>
        <w:left w:val="none" w:sz="0" w:space="0" w:color="auto"/>
        <w:bottom w:val="none" w:sz="0" w:space="0" w:color="auto"/>
        <w:right w:val="none" w:sz="0" w:space="0" w:color="auto"/>
      </w:divBdr>
    </w:div>
    <w:div w:id="1510833395">
      <w:bodyDiv w:val="1"/>
      <w:marLeft w:val="0"/>
      <w:marRight w:val="0"/>
      <w:marTop w:val="0"/>
      <w:marBottom w:val="0"/>
      <w:divBdr>
        <w:top w:val="none" w:sz="0" w:space="0" w:color="auto"/>
        <w:left w:val="none" w:sz="0" w:space="0" w:color="auto"/>
        <w:bottom w:val="none" w:sz="0" w:space="0" w:color="auto"/>
        <w:right w:val="none" w:sz="0" w:space="0" w:color="auto"/>
      </w:divBdr>
    </w:div>
    <w:div w:id="1515337598">
      <w:bodyDiv w:val="1"/>
      <w:marLeft w:val="0"/>
      <w:marRight w:val="0"/>
      <w:marTop w:val="0"/>
      <w:marBottom w:val="0"/>
      <w:divBdr>
        <w:top w:val="none" w:sz="0" w:space="0" w:color="auto"/>
        <w:left w:val="none" w:sz="0" w:space="0" w:color="auto"/>
        <w:bottom w:val="none" w:sz="0" w:space="0" w:color="auto"/>
        <w:right w:val="none" w:sz="0" w:space="0" w:color="auto"/>
      </w:divBdr>
    </w:div>
    <w:div w:id="1515878140">
      <w:bodyDiv w:val="1"/>
      <w:marLeft w:val="0"/>
      <w:marRight w:val="0"/>
      <w:marTop w:val="0"/>
      <w:marBottom w:val="0"/>
      <w:divBdr>
        <w:top w:val="none" w:sz="0" w:space="0" w:color="auto"/>
        <w:left w:val="none" w:sz="0" w:space="0" w:color="auto"/>
        <w:bottom w:val="none" w:sz="0" w:space="0" w:color="auto"/>
        <w:right w:val="none" w:sz="0" w:space="0" w:color="auto"/>
      </w:divBdr>
    </w:div>
    <w:div w:id="1517766097">
      <w:bodyDiv w:val="1"/>
      <w:marLeft w:val="0"/>
      <w:marRight w:val="0"/>
      <w:marTop w:val="0"/>
      <w:marBottom w:val="0"/>
      <w:divBdr>
        <w:top w:val="none" w:sz="0" w:space="0" w:color="auto"/>
        <w:left w:val="none" w:sz="0" w:space="0" w:color="auto"/>
        <w:bottom w:val="none" w:sz="0" w:space="0" w:color="auto"/>
        <w:right w:val="none" w:sz="0" w:space="0" w:color="auto"/>
      </w:divBdr>
    </w:div>
    <w:div w:id="1518425703">
      <w:bodyDiv w:val="1"/>
      <w:marLeft w:val="0"/>
      <w:marRight w:val="0"/>
      <w:marTop w:val="0"/>
      <w:marBottom w:val="0"/>
      <w:divBdr>
        <w:top w:val="none" w:sz="0" w:space="0" w:color="auto"/>
        <w:left w:val="none" w:sz="0" w:space="0" w:color="auto"/>
        <w:bottom w:val="none" w:sz="0" w:space="0" w:color="auto"/>
        <w:right w:val="none" w:sz="0" w:space="0" w:color="auto"/>
      </w:divBdr>
    </w:div>
    <w:div w:id="1520974016">
      <w:bodyDiv w:val="1"/>
      <w:marLeft w:val="0"/>
      <w:marRight w:val="0"/>
      <w:marTop w:val="0"/>
      <w:marBottom w:val="0"/>
      <w:divBdr>
        <w:top w:val="none" w:sz="0" w:space="0" w:color="auto"/>
        <w:left w:val="none" w:sz="0" w:space="0" w:color="auto"/>
        <w:bottom w:val="none" w:sz="0" w:space="0" w:color="auto"/>
        <w:right w:val="none" w:sz="0" w:space="0" w:color="auto"/>
      </w:divBdr>
    </w:div>
    <w:div w:id="1521433998">
      <w:bodyDiv w:val="1"/>
      <w:marLeft w:val="0"/>
      <w:marRight w:val="0"/>
      <w:marTop w:val="0"/>
      <w:marBottom w:val="0"/>
      <w:divBdr>
        <w:top w:val="none" w:sz="0" w:space="0" w:color="auto"/>
        <w:left w:val="none" w:sz="0" w:space="0" w:color="auto"/>
        <w:bottom w:val="none" w:sz="0" w:space="0" w:color="auto"/>
        <w:right w:val="none" w:sz="0" w:space="0" w:color="auto"/>
      </w:divBdr>
    </w:div>
    <w:div w:id="1522163911">
      <w:bodyDiv w:val="1"/>
      <w:marLeft w:val="0"/>
      <w:marRight w:val="0"/>
      <w:marTop w:val="0"/>
      <w:marBottom w:val="0"/>
      <w:divBdr>
        <w:top w:val="none" w:sz="0" w:space="0" w:color="auto"/>
        <w:left w:val="none" w:sz="0" w:space="0" w:color="auto"/>
        <w:bottom w:val="none" w:sz="0" w:space="0" w:color="auto"/>
        <w:right w:val="none" w:sz="0" w:space="0" w:color="auto"/>
      </w:divBdr>
    </w:div>
    <w:div w:id="1522360294">
      <w:bodyDiv w:val="1"/>
      <w:marLeft w:val="0"/>
      <w:marRight w:val="0"/>
      <w:marTop w:val="0"/>
      <w:marBottom w:val="0"/>
      <w:divBdr>
        <w:top w:val="none" w:sz="0" w:space="0" w:color="auto"/>
        <w:left w:val="none" w:sz="0" w:space="0" w:color="auto"/>
        <w:bottom w:val="none" w:sz="0" w:space="0" w:color="auto"/>
        <w:right w:val="none" w:sz="0" w:space="0" w:color="auto"/>
      </w:divBdr>
    </w:div>
    <w:div w:id="1530023621">
      <w:bodyDiv w:val="1"/>
      <w:marLeft w:val="0"/>
      <w:marRight w:val="0"/>
      <w:marTop w:val="0"/>
      <w:marBottom w:val="0"/>
      <w:divBdr>
        <w:top w:val="none" w:sz="0" w:space="0" w:color="auto"/>
        <w:left w:val="none" w:sz="0" w:space="0" w:color="auto"/>
        <w:bottom w:val="none" w:sz="0" w:space="0" w:color="auto"/>
        <w:right w:val="none" w:sz="0" w:space="0" w:color="auto"/>
      </w:divBdr>
    </w:div>
    <w:div w:id="1530872020">
      <w:bodyDiv w:val="1"/>
      <w:marLeft w:val="0"/>
      <w:marRight w:val="0"/>
      <w:marTop w:val="0"/>
      <w:marBottom w:val="0"/>
      <w:divBdr>
        <w:top w:val="none" w:sz="0" w:space="0" w:color="auto"/>
        <w:left w:val="none" w:sz="0" w:space="0" w:color="auto"/>
        <w:bottom w:val="none" w:sz="0" w:space="0" w:color="auto"/>
        <w:right w:val="none" w:sz="0" w:space="0" w:color="auto"/>
      </w:divBdr>
    </w:div>
    <w:div w:id="1531605031">
      <w:bodyDiv w:val="1"/>
      <w:marLeft w:val="0"/>
      <w:marRight w:val="0"/>
      <w:marTop w:val="0"/>
      <w:marBottom w:val="0"/>
      <w:divBdr>
        <w:top w:val="none" w:sz="0" w:space="0" w:color="auto"/>
        <w:left w:val="none" w:sz="0" w:space="0" w:color="auto"/>
        <w:bottom w:val="none" w:sz="0" w:space="0" w:color="auto"/>
        <w:right w:val="none" w:sz="0" w:space="0" w:color="auto"/>
      </w:divBdr>
    </w:div>
    <w:div w:id="1531794166">
      <w:bodyDiv w:val="1"/>
      <w:marLeft w:val="0"/>
      <w:marRight w:val="0"/>
      <w:marTop w:val="0"/>
      <w:marBottom w:val="0"/>
      <w:divBdr>
        <w:top w:val="none" w:sz="0" w:space="0" w:color="auto"/>
        <w:left w:val="none" w:sz="0" w:space="0" w:color="auto"/>
        <w:bottom w:val="none" w:sz="0" w:space="0" w:color="auto"/>
        <w:right w:val="none" w:sz="0" w:space="0" w:color="auto"/>
      </w:divBdr>
    </w:div>
    <w:div w:id="1536652470">
      <w:bodyDiv w:val="1"/>
      <w:marLeft w:val="0"/>
      <w:marRight w:val="0"/>
      <w:marTop w:val="0"/>
      <w:marBottom w:val="0"/>
      <w:divBdr>
        <w:top w:val="none" w:sz="0" w:space="0" w:color="auto"/>
        <w:left w:val="none" w:sz="0" w:space="0" w:color="auto"/>
        <w:bottom w:val="none" w:sz="0" w:space="0" w:color="auto"/>
        <w:right w:val="none" w:sz="0" w:space="0" w:color="auto"/>
      </w:divBdr>
    </w:div>
    <w:div w:id="1538351910">
      <w:bodyDiv w:val="1"/>
      <w:marLeft w:val="0"/>
      <w:marRight w:val="0"/>
      <w:marTop w:val="0"/>
      <w:marBottom w:val="0"/>
      <w:divBdr>
        <w:top w:val="none" w:sz="0" w:space="0" w:color="auto"/>
        <w:left w:val="none" w:sz="0" w:space="0" w:color="auto"/>
        <w:bottom w:val="none" w:sz="0" w:space="0" w:color="auto"/>
        <w:right w:val="none" w:sz="0" w:space="0" w:color="auto"/>
      </w:divBdr>
    </w:div>
    <w:div w:id="1539657837">
      <w:bodyDiv w:val="1"/>
      <w:marLeft w:val="0"/>
      <w:marRight w:val="0"/>
      <w:marTop w:val="0"/>
      <w:marBottom w:val="0"/>
      <w:divBdr>
        <w:top w:val="none" w:sz="0" w:space="0" w:color="auto"/>
        <w:left w:val="none" w:sz="0" w:space="0" w:color="auto"/>
        <w:bottom w:val="none" w:sz="0" w:space="0" w:color="auto"/>
        <w:right w:val="none" w:sz="0" w:space="0" w:color="auto"/>
      </w:divBdr>
    </w:div>
    <w:div w:id="1540824772">
      <w:bodyDiv w:val="1"/>
      <w:marLeft w:val="0"/>
      <w:marRight w:val="0"/>
      <w:marTop w:val="0"/>
      <w:marBottom w:val="0"/>
      <w:divBdr>
        <w:top w:val="none" w:sz="0" w:space="0" w:color="auto"/>
        <w:left w:val="none" w:sz="0" w:space="0" w:color="auto"/>
        <w:bottom w:val="none" w:sz="0" w:space="0" w:color="auto"/>
        <w:right w:val="none" w:sz="0" w:space="0" w:color="auto"/>
      </w:divBdr>
    </w:div>
    <w:div w:id="1543010830">
      <w:bodyDiv w:val="1"/>
      <w:marLeft w:val="0"/>
      <w:marRight w:val="0"/>
      <w:marTop w:val="0"/>
      <w:marBottom w:val="0"/>
      <w:divBdr>
        <w:top w:val="none" w:sz="0" w:space="0" w:color="auto"/>
        <w:left w:val="none" w:sz="0" w:space="0" w:color="auto"/>
        <w:bottom w:val="none" w:sz="0" w:space="0" w:color="auto"/>
        <w:right w:val="none" w:sz="0" w:space="0" w:color="auto"/>
      </w:divBdr>
    </w:div>
    <w:div w:id="1543053150">
      <w:bodyDiv w:val="1"/>
      <w:marLeft w:val="0"/>
      <w:marRight w:val="0"/>
      <w:marTop w:val="0"/>
      <w:marBottom w:val="0"/>
      <w:divBdr>
        <w:top w:val="none" w:sz="0" w:space="0" w:color="auto"/>
        <w:left w:val="none" w:sz="0" w:space="0" w:color="auto"/>
        <w:bottom w:val="none" w:sz="0" w:space="0" w:color="auto"/>
        <w:right w:val="none" w:sz="0" w:space="0" w:color="auto"/>
      </w:divBdr>
    </w:div>
    <w:div w:id="1544056934">
      <w:bodyDiv w:val="1"/>
      <w:marLeft w:val="0"/>
      <w:marRight w:val="0"/>
      <w:marTop w:val="0"/>
      <w:marBottom w:val="0"/>
      <w:divBdr>
        <w:top w:val="none" w:sz="0" w:space="0" w:color="auto"/>
        <w:left w:val="none" w:sz="0" w:space="0" w:color="auto"/>
        <w:bottom w:val="none" w:sz="0" w:space="0" w:color="auto"/>
        <w:right w:val="none" w:sz="0" w:space="0" w:color="auto"/>
      </w:divBdr>
    </w:div>
    <w:div w:id="1545484216">
      <w:bodyDiv w:val="1"/>
      <w:marLeft w:val="0"/>
      <w:marRight w:val="0"/>
      <w:marTop w:val="0"/>
      <w:marBottom w:val="0"/>
      <w:divBdr>
        <w:top w:val="none" w:sz="0" w:space="0" w:color="auto"/>
        <w:left w:val="none" w:sz="0" w:space="0" w:color="auto"/>
        <w:bottom w:val="none" w:sz="0" w:space="0" w:color="auto"/>
        <w:right w:val="none" w:sz="0" w:space="0" w:color="auto"/>
      </w:divBdr>
    </w:div>
    <w:div w:id="1548571100">
      <w:bodyDiv w:val="1"/>
      <w:marLeft w:val="0"/>
      <w:marRight w:val="0"/>
      <w:marTop w:val="0"/>
      <w:marBottom w:val="0"/>
      <w:divBdr>
        <w:top w:val="none" w:sz="0" w:space="0" w:color="auto"/>
        <w:left w:val="none" w:sz="0" w:space="0" w:color="auto"/>
        <w:bottom w:val="none" w:sz="0" w:space="0" w:color="auto"/>
        <w:right w:val="none" w:sz="0" w:space="0" w:color="auto"/>
      </w:divBdr>
    </w:div>
    <w:div w:id="1548957726">
      <w:bodyDiv w:val="1"/>
      <w:marLeft w:val="0"/>
      <w:marRight w:val="0"/>
      <w:marTop w:val="0"/>
      <w:marBottom w:val="0"/>
      <w:divBdr>
        <w:top w:val="none" w:sz="0" w:space="0" w:color="auto"/>
        <w:left w:val="none" w:sz="0" w:space="0" w:color="auto"/>
        <w:bottom w:val="none" w:sz="0" w:space="0" w:color="auto"/>
        <w:right w:val="none" w:sz="0" w:space="0" w:color="auto"/>
      </w:divBdr>
    </w:div>
    <w:div w:id="1552380603">
      <w:bodyDiv w:val="1"/>
      <w:marLeft w:val="0"/>
      <w:marRight w:val="0"/>
      <w:marTop w:val="0"/>
      <w:marBottom w:val="0"/>
      <w:divBdr>
        <w:top w:val="none" w:sz="0" w:space="0" w:color="auto"/>
        <w:left w:val="none" w:sz="0" w:space="0" w:color="auto"/>
        <w:bottom w:val="none" w:sz="0" w:space="0" w:color="auto"/>
        <w:right w:val="none" w:sz="0" w:space="0" w:color="auto"/>
      </w:divBdr>
    </w:div>
    <w:div w:id="1552574653">
      <w:bodyDiv w:val="1"/>
      <w:marLeft w:val="0"/>
      <w:marRight w:val="0"/>
      <w:marTop w:val="0"/>
      <w:marBottom w:val="0"/>
      <w:divBdr>
        <w:top w:val="none" w:sz="0" w:space="0" w:color="auto"/>
        <w:left w:val="none" w:sz="0" w:space="0" w:color="auto"/>
        <w:bottom w:val="none" w:sz="0" w:space="0" w:color="auto"/>
        <w:right w:val="none" w:sz="0" w:space="0" w:color="auto"/>
      </w:divBdr>
    </w:div>
    <w:div w:id="1553692211">
      <w:bodyDiv w:val="1"/>
      <w:marLeft w:val="0"/>
      <w:marRight w:val="0"/>
      <w:marTop w:val="0"/>
      <w:marBottom w:val="0"/>
      <w:divBdr>
        <w:top w:val="none" w:sz="0" w:space="0" w:color="auto"/>
        <w:left w:val="none" w:sz="0" w:space="0" w:color="auto"/>
        <w:bottom w:val="none" w:sz="0" w:space="0" w:color="auto"/>
        <w:right w:val="none" w:sz="0" w:space="0" w:color="auto"/>
      </w:divBdr>
    </w:div>
    <w:div w:id="1557086118">
      <w:bodyDiv w:val="1"/>
      <w:marLeft w:val="0"/>
      <w:marRight w:val="0"/>
      <w:marTop w:val="0"/>
      <w:marBottom w:val="0"/>
      <w:divBdr>
        <w:top w:val="none" w:sz="0" w:space="0" w:color="auto"/>
        <w:left w:val="none" w:sz="0" w:space="0" w:color="auto"/>
        <w:bottom w:val="none" w:sz="0" w:space="0" w:color="auto"/>
        <w:right w:val="none" w:sz="0" w:space="0" w:color="auto"/>
      </w:divBdr>
    </w:div>
    <w:div w:id="1557471540">
      <w:bodyDiv w:val="1"/>
      <w:marLeft w:val="0"/>
      <w:marRight w:val="0"/>
      <w:marTop w:val="0"/>
      <w:marBottom w:val="0"/>
      <w:divBdr>
        <w:top w:val="none" w:sz="0" w:space="0" w:color="auto"/>
        <w:left w:val="none" w:sz="0" w:space="0" w:color="auto"/>
        <w:bottom w:val="none" w:sz="0" w:space="0" w:color="auto"/>
        <w:right w:val="none" w:sz="0" w:space="0" w:color="auto"/>
      </w:divBdr>
    </w:div>
    <w:div w:id="1558203887">
      <w:bodyDiv w:val="1"/>
      <w:marLeft w:val="0"/>
      <w:marRight w:val="0"/>
      <w:marTop w:val="0"/>
      <w:marBottom w:val="0"/>
      <w:divBdr>
        <w:top w:val="none" w:sz="0" w:space="0" w:color="auto"/>
        <w:left w:val="none" w:sz="0" w:space="0" w:color="auto"/>
        <w:bottom w:val="none" w:sz="0" w:space="0" w:color="auto"/>
        <w:right w:val="none" w:sz="0" w:space="0" w:color="auto"/>
      </w:divBdr>
    </w:div>
    <w:div w:id="1559899269">
      <w:bodyDiv w:val="1"/>
      <w:marLeft w:val="0"/>
      <w:marRight w:val="0"/>
      <w:marTop w:val="0"/>
      <w:marBottom w:val="0"/>
      <w:divBdr>
        <w:top w:val="none" w:sz="0" w:space="0" w:color="auto"/>
        <w:left w:val="none" w:sz="0" w:space="0" w:color="auto"/>
        <w:bottom w:val="none" w:sz="0" w:space="0" w:color="auto"/>
        <w:right w:val="none" w:sz="0" w:space="0" w:color="auto"/>
      </w:divBdr>
    </w:div>
    <w:div w:id="1560550123">
      <w:bodyDiv w:val="1"/>
      <w:marLeft w:val="0"/>
      <w:marRight w:val="0"/>
      <w:marTop w:val="0"/>
      <w:marBottom w:val="0"/>
      <w:divBdr>
        <w:top w:val="none" w:sz="0" w:space="0" w:color="auto"/>
        <w:left w:val="none" w:sz="0" w:space="0" w:color="auto"/>
        <w:bottom w:val="none" w:sz="0" w:space="0" w:color="auto"/>
        <w:right w:val="none" w:sz="0" w:space="0" w:color="auto"/>
      </w:divBdr>
    </w:div>
    <w:div w:id="1561861582">
      <w:bodyDiv w:val="1"/>
      <w:marLeft w:val="0"/>
      <w:marRight w:val="0"/>
      <w:marTop w:val="0"/>
      <w:marBottom w:val="0"/>
      <w:divBdr>
        <w:top w:val="none" w:sz="0" w:space="0" w:color="auto"/>
        <w:left w:val="none" w:sz="0" w:space="0" w:color="auto"/>
        <w:bottom w:val="none" w:sz="0" w:space="0" w:color="auto"/>
        <w:right w:val="none" w:sz="0" w:space="0" w:color="auto"/>
      </w:divBdr>
    </w:div>
    <w:div w:id="1566722007">
      <w:bodyDiv w:val="1"/>
      <w:marLeft w:val="0"/>
      <w:marRight w:val="0"/>
      <w:marTop w:val="0"/>
      <w:marBottom w:val="0"/>
      <w:divBdr>
        <w:top w:val="none" w:sz="0" w:space="0" w:color="auto"/>
        <w:left w:val="none" w:sz="0" w:space="0" w:color="auto"/>
        <w:bottom w:val="none" w:sz="0" w:space="0" w:color="auto"/>
        <w:right w:val="none" w:sz="0" w:space="0" w:color="auto"/>
      </w:divBdr>
    </w:div>
    <w:div w:id="1567372359">
      <w:bodyDiv w:val="1"/>
      <w:marLeft w:val="0"/>
      <w:marRight w:val="0"/>
      <w:marTop w:val="0"/>
      <w:marBottom w:val="0"/>
      <w:divBdr>
        <w:top w:val="none" w:sz="0" w:space="0" w:color="auto"/>
        <w:left w:val="none" w:sz="0" w:space="0" w:color="auto"/>
        <w:bottom w:val="none" w:sz="0" w:space="0" w:color="auto"/>
        <w:right w:val="none" w:sz="0" w:space="0" w:color="auto"/>
      </w:divBdr>
    </w:div>
    <w:div w:id="1567375017">
      <w:bodyDiv w:val="1"/>
      <w:marLeft w:val="0"/>
      <w:marRight w:val="0"/>
      <w:marTop w:val="0"/>
      <w:marBottom w:val="0"/>
      <w:divBdr>
        <w:top w:val="none" w:sz="0" w:space="0" w:color="auto"/>
        <w:left w:val="none" w:sz="0" w:space="0" w:color="auto"/>
        <w:bottom w:val="none" w:sz="0" w:space="0" w:color="auto"/>
        <w:right w:val="none" w:sz="0" w:space="0" w:color="auto"/>
      </w:divBdr>
    </w:div>
    <w:div w:id="1568416153">
      <w:bodyDiv w:val="1"/>
      <w:marLeft w:val="0"/>
      <w:marRight w:val="0"/>
      <w:marTop w:val="0"/>
      <w:marBottom w:val="0"/>
      <w:divBdr>
        <w:top w:val="none" w:sz="0" w:space="0" w:color="auto"/>
        <w:left w:val="none" w:sz="0" w:space="0" w:color="auto"/>
        <w:bottom w:val="none" w:sz="0" w:space="0" w:color="auto"/>
        <w:right w:val="none" w:sz="0" w:space="0" w:color="auto"/>
      </w:divBdr>
    </w:div>
    <w:div w:id="1568765907">
      <w:bodyDiv w:val="1"/>
      <w:marLeft w:val="0"/>
      <w:marRight w:val="0"/>
      <w:marTop w:val="0"/>
      <w:marBottom w:val="0"/>
      <w:divBdr>
        <w:top w:val="none" w:sz="0" w:space="0" w:color="auto"/>
        <w:left w:val="none" w:sz="0" w:space="0" w:color="auto"/>
        <w:bottom w:val="none" w:sz="0" w:space="0" w:color="auto"/>
        <w:right w:val="none" w:sz="0" w:space="0" w:color="auto"/>
      </w:divBdr>
    </w:div>
    <w:div w:id="1570338688">
      <w:bodyDiv w:val="1"/>
      <w:marLeft w:val="0"/>
      <w:marRight w:val="0"/>
      <w:marTop w:val="0"/>
      <w:marBottom w:val="0"/>
      <w:divBdr>
        <w:top w:val="none" w:sz="0" w:space="0" w:color="auto"/>
        <w:left w:val="none" w:sz="0" w:space="0" w:color="auto"/>
        <w:bottom w:val="none" w:sz="0" w:space="0" w:color="auto"/>
        <w:right w:val="none" w:sz="0" w:space="0" w:color="auto"/>
      </w:divBdr>
    </w:div>
    <w:div w:id="1571113675">
      <w:bodyDiv w:val="1"/>
      <w:marLeft w:val="0"/>
      <w:marRight w:val="0"/>
      <w:marTop w:val="0"/>
      <w:marBottom w:val="0"/>
      <w:divBdr>
        <w:top w:val="none" w:sz="0" w:space="0" w:color="auto"/>
        <w:left w:val="none" w:sz="0" w:space="0" w:color="auto"/>
        <w:bottom w:val="none" w:sz="0" w:space="0" w:color="auto"/>
        <w:right w:val="none" w:sz="0" w:space="0" w:color="auto"/>
      </w:divBdr>
    </w:div>
    <w:div w:id="1572077605">
      <w:bodyDiv w:val="1"/>
      <w:marLeft w:val="0"/>
      <w:marRight w:val="0"/>
      <w:marTop w:val="0"/>
      <w:marBottom w:val="0"/>
      <w:divBdr>
        <w:top w:val="none" w:sz="0" w:space="0" w:color="auto"/>
        <w:left w:val="none" w:sz="0" w:space="0" w:color="auto"/>
        <w:bottom w:val="none" w:sz="0" w:space="0" w:color="auto"/>
        <w:right w:val="none" w:sz="0" w:space="0" w:color="auto"/>
      </w:divBdr>
    </w:div>
    <w:div w:id="1573270894">
      <w:bodyDiv w:val="1"/>
      <w:marLeft w:val="0"/>
      <w:marRight w:val="0"/>
      <w:marTop w:val="0"/>
      <w:marBottom w:val="0"/>
      <w:divBdr>
        <w:top w:val="none" w:sz="0" w:space="0" w:color="auto"/>
        <w:left w:val="none" w:sz="0" w:space="0" w:color="auto"/>
        <w:bottom w:val="none" w:sz="0" w:space="0" w:color="auto"/>
        <w:right w:val="none" w:sz="0" w:space="0" w:color="auto"/>
      </w:divBdr>
    </w:div>
    <w:div w:id="1573660745">
      <w:bodyDiv w:val="1"/>
      <w:marLeft w:val="0"/>
      <w:marRight w:val="0"/>
      <w:marTop w:val="0"/>
      <w:marBottom w:val="0"/>
      <w:divBdr>
        <w:top w:val="none" w:sz="0" w:space="0" w:color="auto"/>
        <w:left w:val="none" w:sz="0" w:space="0" w:color="auto"/>
        <w:bottom w:val="none" w:sz="0" w:space="0" w:color="auto"/>
        <w:right w:val="none" w:sz="0" w:space="0" w:color="auto"/>
      </w:divBdr>
    </w:div>
    <w:div w:id="1576430845">
      <w:bodyDiv w:val="1"/>
      <w:marLeft w:val="0"/>
      <w:marRight w:val="0"/>
      <w:marTop w:val="0"/>
      <w:marBottom w:val="0"/>
      <w:divBdr>
        <w:top w:val="none" w:sz="0" w:space="0" w:color="auto"/>
        <w:left w:val="none" w:sz="0" w:space="0" w:color="auto"/>
        <w:bottom w:val="none" w:sz="0" w:space="0" w:color="auto"/>
        <w:right w:val="none" w:sz="0" w:space="0" w:color="auto"/>
      </w:divBdr>
    </w:div>
    <w:div w:id="1579096127">
      <w:bodyDiv w:val="1"/>
      <w:marLeft w:val="0"/>
      <w:marRight w:val="0"/>
      <w:marTop w:val="0"/>
      <w:marBottom w:val="0"/>
      <w:divBdr>
        <w:top w:val="none" w:sz="0" w:space="0" w:color="auto"/>
        <w:left w:val="none" w:sz="0" w:space="0" w:color="auto"/>
        <w:bottom w:val="none" w:sz="0" w:space="0" w:color="auto"/>
        <w:right w:val="none" w:sz="0" w:space="0" w:color="auto"/>
      </w:divBdr>
    </w:div>
    <w:div w:id="1582523283">
      <w:bodyDiv w:val="1"/>
      <w:marLeft w:val="0"/>
      <w:marRight w:val="0"/>
      <w:marTop w:val="0"/>
      <w:marBottom w:val="0"/>
      <w:divBdr>
        <w:top w:val="none" w:sz="0" w:space="0" w:color="auto"/>
        <w:left w:val="none" w:sz="0" w:space="0" w:color="auto"/>
        <w:bottom w:val="none" w:sz="0" w:space="0" w:color="auto"/>
        <w:right w:val="none" w:sz="0" w:space="0" w:color="auto"/>
      </w:divBdr>
    </w:div>
    <w:div w:id="1585216863">
      <w:bodyDiv w:val="1"/>
      <w:marLeft w:val="0"/>
      <w:marRight w:val="0"/>
      <w:marTop w:val="0"/>
      <w:marBottom w:val="0"/>
      <w:divBdr>
        <w:top w:val="none" w:sz="0" w:space="0" w:color="auto"/>
        <w:left w:val="none" w:sz="0" w:space="0" w:color="auto"/>
        <w:bottom w:val="none" w:sz="0" w:space="0" w:color="auto"/>
        <w:right w:val="none" w:sz="0" w:space="0" w:color="auto"/>
      </w:divBdr>
    </w:div>
    <w:div w:id="1586456144">
      <w:bodyDiv w:val="1"/>
      <w:marLeft w:val="0"/>
      <w:marRight w:val="0"/>
      <w:marTop w:val="0"/>
      <w:marBottom w:val="0"/>
      <w:divBdr>
        <w:top w:val="none" w:sz="0" w:space="0" w:color="auto"/>
        <w:left w:val="none" w:sz="0" w:space="0" w:color="auto"/>
        <w:bottom w:val="none" w:sz="0" w:space="0" w:color="auto"/>
        <w:right w:val="none" w:sz="0" w:space="0" w:color="auto"/>
      </w:divBdr>
    </w:div>
    <w:div w:id="1589119690">
      <w:bodyDiv w:val="1"/>
      <w:marLeft w:val="0"/>
      <w:marRight w:val="0"/>
      <w:marTop w:val="0"/>
      <w:marBottom w:val="0"/>
      <w:divBdr>
        <w:top w:val="none" w:sz="0" w:space="0" w:color="auto"/>
        <w:left w:val="none" w:sz="0" w:space="0" w:color="auto"/>
        <w:bottom w:val="none" w:sz="0" w:space="0" w:color="auto"/>
        <w:right w:val="none" w:sz="0" w:space="0" w:color="auto"/>
      </w:divBdr>
    </w:div>
    <w:div w:id="1589995481">
      <w:bodyDiv w:val="1"/>
      <w:marLeft w:val="0"/>
      <w:marRight w:val="0"/>
      <w:marTop w:val="0"/>
      <w:marBottom w:val="0"/>
      <w:divBdr>
        <w:top w:val="none" w:sz="0" w:space="0" w:color="auto"/>
        <w:left w:val="none" w:sz="0" w:space="0" w:color="auto"/>
        <w:bottom w:val="none" w:sz="0" w:space="0" w:color="auto"/>
        <w:right w:val="none" w:sz="0" w:space="0" w:color="auto"/>
      </w:divBdr>
    </w:div>
    <w:div w:id="1594044819">
      <w:bodyDiv w:val="1"/>
      <w:marLeft w:val="0"/>
      <w:marRight w:val="0"/>
      <w:marTop w:val="0"/>
      <w:marBottom w:val="0"/>
      <w:divBdr>
        <w:top w:val="none" w:sz="0" w:space="0" w:color="auto"/>
        <w:left w:val="none" w:sz="0" w:space="0" w:color="auto"/>
        <w:bottom w:val="none" w:sz="0" w:space="0" w:color="auto"/>
        <w:right w:val="none" w:sz="0" w:space="0" w:color="auto"/>
      </w:divBdr>
    </w:div>
    <w:div w:id="1594169747">
      <w:bodyDiv w:val="1"/>
      <w:marLeft w:val="0"/>
      <w:marRight w:val="0"/>
      <w:marTop w:val="0"/>
      <w:marBottom w:val="0"/>
      <w:divBdr>
        <w:top w:val="none" w:sz="0" w:space="0" w:color="auto"/>
        <w:left w:val="none" w:sz="0" w:space="0" w:color="auto"/>
        <w:bottom w:val="none" w:sz="0" w:space="0" w:color="auto"/>
        <w:right w:val="none" w:sz="0" w:space="0" w:color="auto"/>
      </w:divBdr>
    </w:div>
    <w:div w:id="1598827367">
      <w:bodyDiv w:val="1"/>
      <w:marLeft w:val="0"/>
      <w:marRight w:val="0"/>
      <w:marTop w:val="0"/>
      <w:marBottom w:val="0"/>
      <w:divBdr>
        <w:top w:val="none" w:sz="0" w:space="0" w:color="auto"/>
        <w:left w:val="none" w:sz="0" w:space="0" w:color="auto"/>
        <w:bottom w:val="none" w:sz="0" w:space="0" w:color="auto"/>
        <w:right w:val="none" w:sz="0" w:space="0" w:color="auto"/>
      </w:divBdr>
    </w:div>
    <w:div w:id="1599368820">
      <w:bodyDiv w:val="1"/>
      <w:marLeft w:val="0"/>
      <w:marRight w:val="0"/>
      <w:marTop w:val="0"/>
      <w:marBottom w:val="0"/>
      <w:divBdr>
        <w:top w:val="none" w:sz="0" w:space="0" w:color="auto"/>
        <w:left w:val="none" w:sz="0" w:space="0" w:color="auto"/>
        <w:bottom w:val="none" w:sz="0" w:space="0" w:color="auto"/>
        <w:right w:val="none" w:sz="0" w:space="0" w:color="auto"/>
      </w:divBdr>
    </w:div>
    <w:div w:id="1604679477">
      <w:bodyDiv w:val="1"/>
      <w:marLeft w:val="0"/>
      <w:marRight w:val="0"/>
      <w:marTop w:val="0"/>
      <w:marBottom w:val="0"/>
      <w:divBdr>
        <w:top w:val="none" w:sz="0" w:space="0" w:color="auto"/>
        <w:left w:val="none" w:sz="0" w:space="0" w:color="auto"/>
        <w:bottom w:val="none" w:sz="0" w:space="0" w:color="auto"/>
        <w:right w:val="none" w:sz="0" w:space="0" w:color="auto"/>
      </w:divBdr>
    </w:div>
    <w:div w:id="1606961518">
      <w:bodyDiv w:val="1"/>
      <w:marLeft w:val="0"/>
      <w:marRight w:val="0"/>
      <w:marTop w:val="0"/>
      <w:marBottom w:val="0"/>
      <w:divBdr>
        <w:top w:val="none" w:sz="0" w:space="0" w:color="auto"/>
        <w:left w:val="none" w:sz="0" w:space="0" w:color="auto"/>
        <w:bottom w:val="none" w:sz="0" w:space="0" w:color="auto"/>
        <w:right w:val="none" w:sz="0" w:space="0" w:color="auto"/>
      </w:divBdr>
    </w:div>
    <w:div w:id="1609505917">
      <w:bodyDiv w:val="1"/>
      <w:marLeft w:val="0"/>
      <w:marRight w:val="0"/>
      <w:marTop w:val="0"/>
      <w:marBottom w:val="0"/>
      <w:divBdr>
        <w:top w:val="none" w:sz="0" w:space="0" w:color="auto"/>
        <w:left w:val="none" w:sz="0" w:space="0" w:color="auto"/>
        <w:bottom w:val="none" w:sz="0" w:space="0" w:color="auto"/>
        <w:right w:val="none" w:sz="0" w:space="0" w:color="auto"/>
      </w:divBdr>
    </w:div>
    <w:div w:id="1612007183">
      <w:bodyDiv w:val="1"/>
      <w:marLeft w:val="0"/>
      <w:marRight w:val="0"/>
      <w:marTop w:val="0"/>
      <w:marBottom w:val="0"/>
      <w:divBdr>
        <w:top w:val="none" w:sz="0" w:space="0" w:color="auto"/>
        <w:left w:val="none" w:sz="0" w:space="0" w:color="auto"/>
        <w:bottom w:val="none" w:sz="0" w:space="0" w:color="auto"/>
        <w:right w:val="none" w:sz="0" w:space="0" w:color="auto"/>
      </w:divBdr>
    </w:div>
    <w:div w:id="1612779232">
      <w:bodyDiv w:val="1"/>
      <w:marLeft w:val="0"/>
      <w:marRight w:val="0"/>
      <w:marTop w:val="0"/>
      <w:marBottom w:val="0"/>
      <w:divBdr>
        <w:top w:val="none" w:sz="0" w:space="0" w:color="auto"/>
        <w:left w:val="none" w:sz="0" w:space="0" w:color="auto"/>
        <w:bottom w:val="none" w:sz="0" w:space="0" w:color="auto"/>
        <w:right w:val="none" w:sz="0" w:space="0" w:color="auto"/>
      </w:divBdr>
    </w:div>
    <w:div w:id="1613516539">
      <w:bodyDiv w:val="1"/>
      <w:marLeft w:val="0"/>
      <w:marRight w:val="0"/>
      <w:marTop w:val="0"/>
      <w:marBottom w:val="0"/>
      <w:divBdr>
        <w:top w:val="none" w:sz="0" w:space="0" w:color="auto"/>
        <w:left w:val="none" w:sz="0" w:space="0" w:color="auto"/>
        <w:bottom w:val="none" w:sz="0" w:space="0" w:color="auto"/>
        <w:right w:val="none" w:sz="0" w:space="0" w:color="auto"/>
      </w:divBdr>
    </w:div>
    <w:div w:id="1614436141">
      <w:bodyDiv w:val="1"/>
      <w:marLeft w:val="0"/>
      <w:marRight w:val="0"/>
      <w:marTop w:val="0"/>
      <w:marBottom w:val="0"/>
      <w:divBdr>
        <w:top w:val="none" w:sz="0" w:space="0" w:color="auto"/>
        <w:left w:val="none" w:sz="0" w:space="0" w:color="auto"/>
        <w:bottom w:val="none" w:sz="0" w:space="0" w:color="auto"/>
        <w:right w:val="none" w:sz="0" w:space="0" w:color="auto"/>
      </w:divBdr>
    </w:div>
    <w:div w:id="1614484375">
      <w:bodyDiv w:val="1"/>
      <w:marLeft w:val="0"/>
      <w:marRight w:val="0"/>
      <w:marTop w:val="0"/>
      <w:marBottom w:val="0"/>
      <w:divBdr>
        <w:top w:val="none" w:sz="0" w:space="0" w:color="auto"/>
        <w:left w:val="none" w:sz="0" w:space="0" w:color="auto"/>
        <w:bottom w:val="none" w:sz="0" w:space="0" w:color="auto"/>
        <w:right w:val="none" w:sz="0" w:space="0" w:color="auto"/>
      </w:divBdr>
    </w:div>
    <w:div w:id="1615673052">
      <w:bodyDiv w:val="1"/>
      <w:marLeft w:val="0"/>
      <w:marRight w:val="0"/>
      <w:marTop w:val="0"/>
      <w:marBottom w:val="0"/>
      <w:divBdr>
        <w:top w:val="none" w:sz="0" w:space="0" w:color="auto"/>
        <w:left w:val="none" w:sz="0" w:space="0" w:color="auto"/>
        <w:bottom w:val="none" w:sz="0" w:space="0" w:color="auto"/>
        <w:right w:val="none" w:sz="0" w:space="0" w:color="auto"/>
      </w:divBdr>
    </w:div>
    <w:div w:id="1616449840">
      <w:bodyDiv w:val="1"/>
      <w:marLeft w:val="0"/>
      <w:marRight w:val="0"/>
      <w:marTop w:val="0"/>
      <w:marBottom w:val="0"/>
      <w:divBdr>
        <w:top w:val="none" w:sz="0" w:space="0" w:color="auto"/>
        <w:left w:val="none" w:sz="0" w:space="0" w:color="auto"/>
        <w:bottom w:val="none" w:sz="0" w:space="0" w:color="auto"/>
        <w:right w:val="none" w:sz="0" w:space="0" w:color="auto"/>
      </w:divBdr>
    </w:div>
    <w:div w:id="1616986577">
      <w:bodyDiv w:val="1"/>
      <w:marLeft w:val="0"/>
      <w:marRight w:val="0"/>
      <w:marTop w:val="0"/>
      <w:marBottom w:val="0"/>
      <w:divBdr>
        <w:top w:val="none" w:sz="0" w:space="0" w:color="auto"/>
        <w:left w:val="none" w:sz="0" w:space="0" w:color="auto"/>
        <w:bottom w:val="none" w:sz="0" w:space="0" w:color="auto"/>
        <w:right w:val="none" w:sz="0" w:space="0" w:color="auto"/>
      </w:divBdr>
    </w:div>
    <w:div w:id="1617522868">
      <w:bodyDiv w:val="1"/>
      <w:marLeft w:val="0"/>
      <w:marRight w:val="0"/>
      <w:marTop w:val="0"/>
      <w:marBottom w:val="0"/>
      <w:divBdr>
        <w:top w:val="none" w:sz="0" w:space="0" w:color="auto"/>
        <w:left w:val="none" w:sz="0" w:space="0" w:color="auto"/>
        <w:bottom w:val="none" w:sz="0" w:space="0" w:color="auto"/>
        <w:right w:val="none" w:sz="0" w:space="0" w:color="auto"/>
      </w:divBdr>
    </w:div>
    <w:div w:id="1618870897">
      <w:bodyDiv w:val="1"/>
      <w:marLeft w:val="0"/>
      <w:marRight w:val="0"/>
      <w:marTop w:val="0"/>
      <w:marBottom w:val="0"/>
      <w:divBdr>
        <w:top w:val="none" w:sz="0" w:space="0" w:color="auto"/>
        <w:left w:val="none" w:sz="0" w:space="0" w:color="auto"/>
        <w:bottom w:val="none" w:sz="0" w:space="0" w:color="auto"/>
        <w:right w:val="none" w:sz="0" w:space="0" w:color="auto"/>
      </w:divBdr>
    </w:div>
    <w:div w:id="1619485122">
      <w:bodyDiv w:val="1"/>
      <w:marLeft w:val="0"/>
      <w:marRight w:val="0"/>
      <w:marTop w:val="0"/>
      <w:marBottom w:val="0"/>
      <w:divBdr>
        <w:top w:val="none" w:sz="0" w:space="0" w:color="auto"/>
        <w:left w:val="none" w:sz="0" w:space="0" w:color="auto"/>
        <w:bottom w:val="none" w:sz="0" w:space="0" w:color="auto"/>
        <w:right w:val="none" w:sz="0" w:space="0" w:color="auto"/>
      </w:divBdr>
    </w:div>
    <w:div w:id="1619532483">
      <w:bodyDiv w:val="1"/>
      <w:marLeft w:val="0"/>
      <w:marRight w:val="0"/>
      <w:marTop w:val="0"/>
      <w:marBottom w:val="0"/>
      <w:divBdr>
        <w:top w:val="none" w:sz="0" w:space="0" w:color="auto"/>
        <w:left w:val="none" w:sz="0" w:space="0" w:color="auto"/>
        <w:bottom w:val="none" w:sz="0" w:space="0" w:color="auto"/>
        <w:right w:val="none" w:sz="0" w:space="0" w:color="auto"/>
      </w:divBdr>
    </w:div>
    <w:div w:id="1620867592">
      <w:bodyDiv w:val="1"/>
      <w:marLeft w:val="0"/>
      <w:marRight w:val="0"/>
      <w:marTop w:val="0"/>
      <w:marBottom w:val="0"/>
      <w:divBdr>
        <w:top w:val="none" w:sz="0" w:space="0" w:color="auto"/>
        <w:left w:val="none" w:sz="0" w:space="0" w:color="auto"/>
        <w:bottom w:val="none" w:sz="0" w:space="0" w:color="auto"/>
        <w:right w:val="none" w:sz="0" w:space="0" w:color="auto"/>
      </w:divBdr>
    </w:div>
    <w:div w:id="1622105881">
      <w:bodyDiv w:val="1"/>
      <w:marLeft w:val="0"/>
      <w:marRight w:val="0"/>
      <w:marTop w:val="0"/>
      <w:marBottom w:val="0"/>
      <w:divBdr>
        <w:top w:val="none" w:sz="0" w:space="0" w:color="auto"/>
        <w:left w:val="none" w:sz="0" w:space="0" w:color="auto"/>
        <w:bottom w:val="none" w:sz="0" w:space="0" w:color="auto"/>
        <w:right w:val="none" w:sz="0" w:space="0" w:color="auto"/>
      </w:divBdr>
    </w:div>
    <w:div w:id="1623001456">
      <w:bodyDiv w:val="1"/>
      <w:marLeft w:val="0"/>
      <w:marRight w:val="0"/>
      <w:marTop w:val="0"/>
      <w:marBottom w:val="0"/>
      <w:divBdr>
        <w:top w:val="none" w:sz="0" w:space="0" w:color="auto"/>
        <w:left w:val="none" w:sz="0" w:space="0" w:color="auto"/>
        <w:bottom w:val="none" w:sz="0" w:space="0" w:color="auto"/>
        <w:right w:val="none" w:sz="0" w:space="0" w:color="auto"/>
      </w:divBdr>
    </w:div>
    <w:div w:id="1623733732">
      <w:bodyDiv w:val="1"/>
      <w:marLeft w:val="0"/>
      <w:marRight w:val="0"/>
      <w:marTop w:val="0"/>
      <w:marBottom w:val="0"/>
      <w:divBdr>
        <w:top w:val="none" w:sz="0" w:space="0" w:color="auto"/>
        <w:left w:val="none" w:sz="0" w:space="0" w:color="auto"/>
        <w:bottom w:val="none" w:sz="0" w:space="0" w:color="auto"/>
        <w:right w:val="none" w:sz="0" w:space="0" w:color="auto"/>
      </w:divBdr>
    </w:div>
    <w:div w:id="1625498232">
      <w:bodyDiv w:val="1"/>
      <w:marLeft w:val="0"/>
      <w:marRight w:val="0"/>
      <w:marTop w:val="0"/>
      <w:marBottom w:val="0"/>
      <w:divBdr>
        <w:top w:val="none" w:sz="0" w:space="0" w:color="auto"/>
        <w:left w:val="none" w:sz="0" w:space="0" w:color="auto"/>
        <w:bottom w:val="none" w:sz="0" w:space="0" w:color="auto"/>
        <w:right w:val="none" w:sz="0" w:space="0" w:color="auto"/>
      </w:divBdr>
    </w:div>
    <w:div w:id="1626080058">
      <w:bodyDiv w:val="1"/>
      <w:marLeft w:val="0"/>
      <w:marRight w:val="0"/>
      <w:marTop w:val="0"/>
      <w:marBottom w:val="0"/>
      <w:divBdr>
        <w:top w:val="none" w:sz="0" w:space="0" w:color="auto"/>
        <w:left w:val="none" w:sz="0" w:space="0" w:color="auto"/>
        <w:bottom w:val="none" w:sz="0" w:space="0" w:color="auto"/>
        <w:right w:val="none" w:sz="0" w:space="0" w:color="auto"/>
      </w:divBdr>
    </w:div>
    <w:div w:id="1630478661">
      <w:bodyDiv w:val="1"/>
      <w:marLeft w:val="0"/>
      <w:marRight w:val="0"/>
      <w:marTop w:val="0"/>
      <w:marBottom w:val="0"/>
      <w:divBdr>
        <w:top w:val="none" w:sz="0" w:space="0" w:color="auto"/>
        <w:left w:val="none" w:sz="0" w:space="0" w:color="auto"/>
        <w:bottom w:val="none" w:sz="0" w:space="0" w:color="auto"/>
        <w:right w:val="none" w:sz="0" w:space="0" w:color="auto"/>
      </w:divBdr>
    </w:div>
    <w:div w:id="1632663587">
      <w:bodyDiv w:val="1"/>
      <w:marLeft w:val="0"/>
      <w:marRight w:val="0"/>
      <w:marTop w:val="0"/>
      <w:marBottom w:val="0"/>
      <w:divBdr>
        <w:top w:val="none" w:sz="0" w:space="0" w:color="auto"/>
        <w:left w:val="none" w:sz="0" w:space="0" w:color="auto"/>
        <w:bottom w:val="none" w:sz="0" w:space="0" w:color="auto"/>
        <w:right w:val="none" w:sz="0" w:space="0" w:color="auto"/>
      </w:divBdr>
    </w:div>
    <w:div w:id="1632858308">
      <w:bodyDiv w:val="1"/>
      <w:marLeft w:val="0"/>
      <w:marRight w:val="0"/>
      <w:marTop w:val="0"/>
      <w:marBottom w:val="0"/>
      <w:divBdr>
        <w:top w:val="none" w:sz="0" w:space="0" w:color="auto"/>
        <w:left w:val="none" w:sz="0" w:space="0" w:color="auto"/>
        <w:bottom w:val="none" w:sz="0" w:space="0" w:color="auto"/>
        <w:right w:val="none" w:sz="0" w:space="0" w:color="auto"/>
      </w:divBdr>
    </w:div>
    <w:div w:id="1633249501">
      <w:bodyDiv w:val="1"/>
      <w:marLeft w:val="0"/>
      <w:marRight w:val="0"/>
      <w:marTop w:val="0"/>
      <w:marBottom w:val="0"/>
      <w:divBdr>
        <w:top w:val="none" w:sz="0" w:space="0" w:color="auto"/>
        <w:left w:val="none" w:sz="0" w:space="0" w:color="auto"/>
        <w:bottom w:val="none" w:sz="0" w:space="0" w:color="auto"/>
        <w:right w:val="none" w:sz="0" w:space="0" w:color="auto"/>
      </w:divBdr>
    </w:div>
    <w:div w:id="1633290311">
      <w:bodyDiv w:val="1"/>
      <w:marLeft w:val="0"/>
      <w:marRight w:val="0"/>
      <w:marTop w:val="0"/>
      <w:marBottom w:val="0"/>
      <w:divBdr>
        <w:top w:val="none" w:sz="0" w:space="0" w:color="auto"/>
        <w:left w:val="none" w:sz="0" w:space="0" w:color="auto"/>
        <w:bottom w:val="none" w:sz="0" w:space="0" w:color="auto"/>
        <w:right w:val="none" w:sz="0" w:space="0" w:color="auto"/>
      </w:divBdr>
    </w:div>
    <w:div w:id="1635019054">
      <w:bodyDiv w:val="1"/>
      <w:marLeft w:val="0"/>
      <w:marRight w:val="0"/>
      <w:marTop w:val="0"/>
      <w:marBottom w:val="0"/>
      <w:divBdr>
        <w:top w:val="none" w:sz="0" w:space="0" w:color="auto"/>
        <w:left w:val="none" w:sz="0" w:space="0" w:color="auto"/>
        <w:bottom w:val="none" w:sz="0" w:space="0" w:color="auto"/>
        <w:right w:val="none" w:sz="0" w:space="0" w:color="auto"/>
      </w:divBdr>
    </w:div>
    <w:div w:id="1635330010">
      <w:bodyDiv w:val="1"/>
      <w:marLeft w:val="0"/>
      <w:marRight w:val="0"/>
      <w:marTop w:val="0"/>
      <w:marBottom w:val="0"/>
      <w:divBdr>
        <w:top w:val="none" w:sz="0" w:space="0" w:color="auto"/>
        <w:left w:val="none" w:sz="0" w:space="0" w:color="auto"/>
        <w:bottom w:val="none" w:sz="0" w:space="0" w:color="auto"/>
        <w:right w:val="none" w:sz="0" w:space="0" w:color="auto"/>
      </w:divBdr>
    </w:div>
    <w:div w:id="1635401734">
      <w:bodyDiv w:val="1"/>
      <w:marLeft w:val="0"/>
      <w:marRight w:val="0"/>
      <w:marTop w:val="0"/>
      <w:marBottom w:val="0"/>
      <w:divBdr>
        <w:top w:val="none" w:sz="0" w:space="0" w:color="auto"/>
        <w:left w:val="none" w:sz="0" w:space="0" w:color="auto"/>
        <w:bottom w:val="none" w:sz="0" w:space="0" w:color="auto"/>
        <w:right w:val="none" w:sz="0" w:space="0" w:color="auto"/>
      </w:divBdr>
    </w:div>
    <w:div w:id="1636910924">
      <w:bodyDiv w:val="1"/>
      <w:marLeft w:val="0"/>
      <w:marRight w:val="0"/>
      <w:marTop w:val="0"/>
      <w:marBottom w:val="0"/>
      <w:divBdr>
        <w:top w:val="none" w:sz="0" w:space="0" w:color="auto"/>
        <w:left w:val="none" w:sz="0" w:space="0" w:color="auto"/>
        <w:bottom w:val="none" w:sz="0" w:space="0" w:color="auto"/>
        <w:right w:val="none" w:sz="0" w:space="0" w:color="auto"/>
      </w:divBdr>
    </w:div>
    <w:div w:id="1639217185">
      <w:bodyDiv w:val="1"/>
      <w:marLeft w:val="0"/>
      <w:marRight w:val="0"/>
      <w:marTop w:val="0"/>
      <w:marBottom w:val="0"/>
      <w:divBdr>
        <w:top w:val="none" w:sz="0" w:space="0" w:color="auto"/>
        <w:left w:val="none" w:sz="0" w:space="0" w:color="auto"/>
        <w:bottom w:val="none" w:sz="0" w:space="0" w:color="auto"/>
        <w:right w:val="none" w:sz="0" w:space="0" w:color="auto"/>
      </w:divBdr>
    </w:div>
    <w:div w:id="1640109867">
      <w:bodyDiv w:val="1"/>
      <w:marLeft w:val="0"/>
      <w:marRight w:val="0"/>
      <w:marTop w:val="0"/>
      <w:marBottom w:val="0"/>
      <w:divBdr>
        <w:top w:val="none" w:sz="0" w:space="0" w:color="auto"/>
        <w:left w:val="none" w:sz="0" w:space="0" w:color="auto"/>
        <w:bottom w:val="none" w:sz="0" w:space="0" w:color="auto"/>
        <w:right w:val="none" w:sz="0" w:space="0" w:color="auto"/>
      </w:divBdr>
    </w:div>
    <w:div w:id="1642886070">
      <w:bodyDiv w:val="1"/>
      <w:marLeft w:val="0"/>
      <w:marRight w:val="0"/>
      <w:marTop w:val="0"/>
      <w:marBottom w:val="0"/>
      <w:divBdr>
        <w:top w:val="none" w:sz="0" w:space="0" w:color="auto"/>
        <w:left w:val="none" w:sz="0" w:space="0" w:color="auto"/>
        <w:bottom w:val="none" w:sz="0" w:space="0" w:color="auto"/>
        <w:right w:val="none" w:sz="0" w:space="0" w:color="auto"/>
      </w:divBdr>
    </w:div>
    <w:div w:id="1643002077">
      <w:bodyDiv w:val="1"/>
      <w:marLeft w:val="0"/>
      <w:marRight w:val="0"/>
      <w:marTop w:val="0"/>
      <w:marBottom w:val="0"/>
      <w:divBdr>
        <w:top w:val="none" w:sz="0" w:space="0" w:color="auto"/>
        <w:left w:val="none" w:sz="0" w:space="0" w:color="auto"/>
        <w:bottom w:val="none" w:sz="0" w:space="0" w:color="auto"/>
        <w:right w:val="none" w:sz="0" w:space="0" w:color="auto"/>
      </w:divBdr>
    </w:div>
    <w:div w:id="1647398664">
      <w:bodyDiv w:val="1"/>
      <w:marLeft w:val="0"/>
      <w:marRight w:val="0"/>
      <w:marTop w:val="0"/>
      <w:marBottom w:val="0"/>
      <w:divBdr>
        <w:top w:val="none" w:sz="0" w:space="0" w:color="auto"/>
        <w:left w:val="none" w:sz="0" w:space="0" w:color="auto"/>
        <w:bottom w:val="none" w:sz="0" w:space="0" w:color="auto"/>
        <w:right w:val="none" w:sz="0" w:space="0" w:color="auto"/>
      </w:divBdr>
    </w:div>
    <w:div w:id="1648969647">
      <w:bodyDiv w:val="1"/>
      <w:marLeft w:val="0"/>
      <w:marRight w:val="0"/>
      <w:marTop w:val="0"/>
      <w:marBottom w:val="0"/>
      <w:divBdr>
        <w:top w:val="none" w:sz="0" w:space="0" w:color="auto"/>
        <w:left w:val="none" w:sz="0" w:space="0" w:color="auto"/>
        <w:bottom w:val="none" w:sz="0" w:space="0" w:color="auto"/>
        <w:right w:val="none" w:sz="0" w:space="0" w:color="auto"/>
      </w:divBdr>
    </w:div>
    <w:div w:id="1653951627">
      <w:bodyDiv w:val="1"/>
      <w:marLeft w:val="0"/>
      <w:marRight w:val="0"/>
      <w:marTop w:val="0"/>
      <w:marBottom w:val="0"/>
      <w:divBdr>
        <w:top w:val="none" w:sz="0" w:space="0" w:color="auto"/>
        <w:left w:val="none" w:sz="0" w:space="0" w:color="auto"/>
        <w:bottom w:val="none" w:sz="0" w:space="0" w:color="auto"/>
        <w:right w:val="none" w:sz="0" w:space="0" w:color="auto"/>
      </w:divBdr>
    </w:div>
    <w:div w:id="1659923648">
      <w:bodyDiv w:val="1"/>
      <w:marLeft w:val="0"/>
      <w:marRight w:val="0"/>
      <w:marTop w:val="0"/>
      <w:marBottom w:val="0"/>
      <w:divBdr>
        <w:top w:val="none" w:sz="0" w:space="0" w:color="auto"/>
        <w:left w:val="none" w:sz="0" w:space="0" w:color="auto"/>
        <w:bottom w:val="none" w:sz="0" w:space="0" w:color="auto"/>
        <w:right w:val="none" w:sz="0" w:space="0" w:color="auto"/>
      </w:divBdr>
    </w:div>
    <w:div w:id="1661889246">
      <w:bodyDiv w:val="1"/>
      <w:marLeft w:val="0"/>
      <w:marRight w:val="0"/>
      <w:marTop w:val="0"/>
      <w:marBottom w:val="0"/>
      <w:divBdr>
        <w:top w:val="none" w:sz="0" w:space="0" w:color="auto"/>
        <w:left w:val="none" w:sz="0" w:space="0" w:color="auto"/>
        <w:bottom w:val="none" w:sz="0" w:space="0" w:color="auto"/>
        <w:right w:val="none" w:sz="0" w:space="0" w:color="auto"/>
      </w:divBdr>
    </w:div>
    <w:div w:id="1663045273">
      <w:bodyDiv w:val="1"/>
      <w:marLeft w:val="0"/>
      <w:marRight w:val="0"/>
      <w:marTop w:val="0"/>
      <w:marBottom w:val="0"/>
      <w:divBdr>
        <w:top w:val="none" w:sz="0" w:space="0" w:color="auto"/>
        <w:left w:val="none" w:sz="0" w:space="0" w:color="auto"/>
        <w:bottom w:val="none" w:sz="0" w:space="0" w:color="auto"/>
        <w:right w:val="none" w:sz="0" w:space="0" w:color="auto"/>
      </w:divBdr>
    </w:div>
    <w:div w:id="1663200517">
      <w:bodyDiv w:val="1"/>
      <w:marLeft w:val="0"/>
      <w:marRight w:val="0"/>
      <w:marTop w:val="0"/>
      <w:marBottom w:val="0"/>
      <w:divBdr>
        <w:top w:val="none" w:sz="0" w:space="0" w:color="auto"/>
        <w:left w:val="none" w:sz="0" w:space="0" w:color="auto"/>
        <w:bottom w:val="none" w:sz="0" w:space="0" w:color="auto"/>
        <w:right w:val="none" w:sz="0" w:space="0" w:color="auto"/>
      </w:divBdr>
    </w:div>
    <w:div w:id="1663922607">
      <w:bodyDiv w:val="1"/>
      <w:marLeft w:val="0"/>
      <w:marRight w:val="0"/>
      <w:marTop w:val="0"/>
      <w:marBottom w:val="0"/>
      <w:divBdr>
        <w:top w:val="none" w:sz="0" w:space="0" w:color="auto"/>
        <w:left w:val="none" w:sz="0" w:space="0" w:color="auto"/>
        <w:bottom w:val="none" w:sz="0" w:space="0" w:color="auto"/>
        <w:right w:val="none" w:sz="0" w:space="0" w:color="auto"/>
      </w:divBdr>
    </w:div>
    <w:div w:id="1665860789">
      <w:bodyDiv w:val="1"/>
      <w:marLeft w:val="0"/>
      <w:marRight w:val="0"/>
      <w:marTop w:val="0"/>
      <w:marBottom w:val="0"/>
      <w:divBdr>
        <w:top w:val="none" w:sz="0" w:space="0" w:color="auto"/>
        <w:left w:val="none" w:sz="0" w:space="0" w:color="auto"/>
        <w:bottom w:val="none" w:sz="0" w:space="0" w:color="auto"/>
        <w:right w:val="none" w:sz="0" w:space="0" w:color="auto"/>
      </w:divBdr>
    </w:div>
    <w:div w:id="1669015408">
      <w:bodyDiv w:val="1"/>
      <w:marLeft w:val="0"/>
      <w:marRight w:val="0"/>
      <w:marTop w:val="0"/>
      <w:marBottom w:val="0"/>
      <w:divBdr>
        <w:top w:val="none" w:sz="0" w:space="0" w:color="auto"/>
        <w:left w:val="none" w:sz="0" w:space="0" w:color="auto"/>
        <w:bottom w:val="none" w:sz="0" w:space="0" w:color="auto"/>
        <w:right w:val="none" w:sz="0" w:space="0" w:color="auto"/>
      </w:divBdr>
    </w:div>
    <w:div w:id="1669167555">
      <w:bodyDiv w:val="1"/>
      <w:marLeft w:val="0"/>
      <w:marRight w:val="0"/>
      <w:marTop w:val="0"/>
      <w:marBottom w:val="0"/>
      <w:divBdr>
        <w:top w:val="none" w:sz="0" w:space="0" w:color="auto"/>
        <w:left w:val="none" w:sz="0" w:space="0" w:color="auto"/>
        <w:bottom w:val="none" w:sz="0" w:space="0" w:color="auto"/>
        <w:right w:val="none" w:sz="0" w:space="0" w:color="auto"/>
      </w:divBdr>
    </w:div>
    <w:div w:id="1669868373">
      <w:bodyDiv w:val="1"/>
      <w:marLeft w:val="0"/>
      <w:marRight w:val="0"/>
      <w:marTop w:val="0"/>
      <w:marBottom w:val="0"/>
      <w:divBdr>
        <w:top w:val="none" w:sz="0" w:space="0" w:color="auto"/>
        <w:left w:val="none" w:sz="0" w:space="0" w:color="auto"/>
        <w:bottom w:val="none" w:sz="0" w:space="0" w:color="auto"/>
        <w:right w:val="none" w:sz="0" w:space="0" w:color="auto"/>
      </w:divBdr>
    </w:div>
    <w:div w:id="1670019187">
      <w:bodyDiv w:val="1"/>
      <w:marLeft w:val="0"/>
      <w:marRight w:val="0"/>
      <w:marTop w:val="0"/>
      <w:marBottom w:val="0"/>
      <w:divBdr>
        <w:top w:val="none" w:sz="0" w:space="0" w:color="auto"/>
        <w:left w:val="none" w:sz="0" w:space="0" w:color="auto"/>
        <w:bottom w:val="none" w:sz="0" w:space="0" w:color="auto"/>
        <w:right w:val="none" w:sz="0" w:space="0" w:color="auto"/>
      </w:divBdr>
    </w:div>
    <w:div w:id="1670674694">
      <w:bodyDiv w:val="1"/>
      <w:marLeft w:val="0"/>
      <w:marRight w:val="0"/>
      <w:marTop w:val="0"/>
      <w:marBottom w:val="0"/>
      <w:divBdr>
        <w:top w:val="none" w:sz="0" w:space="0" w:color="auto"/>
        <w:left w:val="none" w:sz="0" w:space="0" w:color="auto"/>
        <w:bottom w:val="none" w:sz="0" w:space="0" w:color="auto"/>
        <w:right w:val="none" w:sz="0" w:space="0" w:color="auto"/>
      </w:divBdr>
    </w:div>
    <w:div w:id="1671328872">
      <w:bodyDiv w:val="1"/>
      <w:marLeft w:val="0"/>
      <w:marRight w:val="0"/>
      <w:marTop w:val="0"/>
      <w:marBottom w:val="0"/>
      <w:divBdr>
        <w:top w:val="none" w:sz="0" w:space="0" w:color="auto"/>
        <w:left w:val="none" w:sz="0" w:space="0" w:color="auto"/>
        <w:bottom w:val="none" w:sz="0" w:space="0" w:color="auto"/>
        <w:right w:val="none" w:sz="0" w:space="0" w:color="auto"/>
      </w:divBdr>
    </w:div>
    <w:div w:id="1673485524">
      <w:bodyDiv w:val="1"/>
      <w:marLeft w:val="0"/>
      <w:marRight w:val="0"/>
      <w:marTop w:val="0"/>
      <w:marBottom w:val="0"/>
      <w:divBdr>
        <w:top w:val="none" w:sz="0" w:space="0" w:color="auto"/>
        <w:left w:val="none" w:sz="0" w:space="0" w:color="auto"/>
        <w:bottom w:val="none" w:sz="0" w:space="0" w:color="auto"/>
        <w:right w:val="none" w:sz="0" w:space="0" w:color="auto"/>
      </w:divBdr>
    </w:div>
    <w:div w:id="1674410060">
      <w:bodyDiv w:val="1"/>
      <w:marLeft w:val="0"/>
      <w:marRight w:val="0"/>
      <w:marTop w:val="0"/>
      <w:marBottom w:val="0"/>
      <w:divBdr>
        <w:top w:val="none" w:sz="0" w:space="0" w:color="auto"/>
        <w:left w:val="none" w:sz="0" w:space="0" w:color="auto"/>
        <w:bottom w:val="none" w:sz="0" w:space="0" w:color="auto"/>
        <w:right w:val="none" w:sz="0" w:space="0" w:color="auto"/>
      </w:divBdr>
    </w:div>
    <w:div w:id="1677346912">
      <w:bodyDiv w:val="1"/>
      <w:marLeft w:val="0"/>
      <w:marRight w:val="0"/>
      <w:marTop w:val="0"/>
      <w:marBottom w:val="0"/>
      <w:divBdr>
        <w:top w:val="none" w:sz="0" w:space="0" w:color="auto"/>
        <w:left w:val="none" w:sz="0" w:space="0" w:color="auto"/>
        <w:bottom w:val="none" w:sz="0" w:space="0" w:color="auto"/>
        <w:right w:val="none" w:sz="0" w:space="0" w:color="auto"/>
      </w:divBdr>
    </w:div>
    <w:div w:id="1677807651">
      <w:bodyDiv w:val="1"/>
      <w:marLeft w:val="0"/>
      <w:marRight w:val="0"/>
      <w:marTop w:val="0"/>
      <w:marBottom w:val="0"/>
      <w:divBdr>
        <w:top w:val="none" w:sz="0" w:space="0" w:color="auto"/>
        <w:left w:val="none" w:sz="0" w:space="0" w:color="auto"/>
        <w:bottom w:val="none" w:sz="0" w:space="0" w:color="auto"/>
        <w:right w:val="none" w:sz="0" w:space="0" w:color="auto"/>
      </w:divBdr>
    </w:div>
    <w:div w:id="1678267536">
      <w:bodyDiv w:val="1"/>
      <w:marLeft w:val="0"/>
      <w:marRight w:val="0"/>
      <w:marTop w:val="0"/>
      <w:marBottom w:val="0"/>
      <w:divBdr>
        <w:top w:val="none" w:sz="0" w:space="0" w:color="auto"/>
        <w:left w:val="none" w:sz="0" w:space="0" w:color="auto"/>
        <w:bottom w:val="none" w:sz="0" w:space="0" w:color="auto"/>
        <w:right w:val="none" w:sz="0" w:space="0" w:color="auto"/>
      </w:divBdr>
    </w:div>
    <w:div w:id="1679113447">
      <w:bodyDiv w:val="1"/>
      <w:marLeft w:val="0"/>
      <w:marRight w:val="0"/>
      <w:marTop w:val="0"/>
      <w:marBottom w:val="0"/>
      <w:divBdr>
        <w:top w:val="none" w:sz="0" w:space="0" w:color="auto"/>
        <w:left w:val="none" w:sz="0" w:space="0" w:color="auto"/>
        <w:bottom w:val="none" w:sz="0" w:space="0" w:color="auto"/>
        <w:right w:val="none" w:sz="0" w:space="0" w:color="auto"/>
      </w:divBdr>
    </w:div>
    <w:div w:id="1685352836">
      <w:bodyDiv w:val="1"/>
      <w:marLeft w:val="0"/>
      <w:marRight w:val="0"/>
      <w:marTop w:val="0"/>
      <w:marBottom w:val="0"/>
      <w:divBdr>
        <w:top w:val="none" w:sz="0" w:space="0" w:color="auto"/>
        <w:left w:val="none" w:sz="0" w:space="0" w:color="auto"/>
        <w:bottom w:val="none" w:sz="0" w:space="0" w:color="auto"/>
        <w:right w:val="none" w:sz="0" w:space="0" w:color="auto"/>
      </w:divBdr>
    </w:div>
    <w:div w:id="1690792694">
      <w:bodyDiv w:val="1"/>
      <w:marLeft w:val="0"/>
      <w:marRight w:val="0"/>
      <w:marTop w:val="0"/>
      <w:marBottom w:val="0"/>
      <w:divBdr>
        <w:top w:val="none" w:sz="0" w:space="0" w:color="auto"/>
        <w:left w:val="none" w:sz="0" w:space="0" w:color="auto"/>
        <w:bottom w:val="none" w:sz="0" w:space="0" w:color="auto"/>
        <w:right w:val="none" w:sz="0" w:space="0" w:color="auto"/>
      </w:divBdr>
    </w:div>
    <w:div w:id="1692225697">
      <w:bodyDiv w:val="1"/>
      <w:marLeft w:val="0"/>
      <w:marRight w:val="0"/>
      <w:marTop w:val="0"/>
      <w:marBottom w:val="0"/>
      <w:divBdr>
        <w:top w:val="none" w:sz="0" w:space="0" w:color="auto"/>
        <w:left w:val="none" w:sz="0" w:space="0" w:color="auto"/>
        <w:bottom w:val="none" w:sz="0" w:space="0" w:color="auto"/>
        <w:right w:val="none" w:sz="0" w:space="0" w:color="auto"/>
      </w:divBdr>
    </w:div>
    <w:div w:id="1692336577">
      <w:bodyDiv w:val="1"/>
      <w:marLeft w:val="0"/>
      <w:marRight w:val="0"/>
      <w:marTop w:val="0"/>
      <w:marBottom w:val="0"/>
      <w:divBdr>
        <w:top w:val="none" w:sz="0" w:space="0" w:color="auto"/>
        <w:left w:val="none" w:sz="0" w:space="0" w:color="auto"/>
        <w:bottom w:val="none" w:sz="0" w:space="0" w:color="auto"/>
        <w:right w:val="none" w:sz="0" w:space="0" w:color="auto"/>
      </w:divBdr>
    </w:div>
    <w:div w:id="1693191667">
      <w:bodyDiv w:val="1"/>
      <w:marLeft w:val="0"/>
      <w:marRight w:val="0"/>
      <w:marTop w:val="0"/>
      <w:marBottom w:val="0"/>
      <w:divBdr>
        <w:top w:val="none" w:sz="0" w:space="0" w:color="auto"/>
        <w:left w:val="none" w:sz="0" w:space="0" w:color="auto"/>
        <w:bottom w:val="none" w:sz="0" w:space="0" w:color="auto"/>
        <w:right w:val="none" w:sz="0" w:space="0" w:color="auto"/>
      </w:divBdr>
    </w:div>
    <w:div w:id="1693652711">
      <w:bodyDiv w:val="1"/>
      <w:marLeft w:val="0"/>
      <w:marRight w:val="0"/>
      <w:marTop w:val="0"/>
      <w:marBottom w:val="0"/>
      <w:divBdr>
        <w:top w:val="none" w:sz="0" w:space="0" w:color="auto"/>
        <w:left w:val="none" w:sz="0" w:space="0" w:color="auto"/>
        <w:bottom w:val="none" w:sz="0" w:space="0" w:color="auto"/>
        <w:right w:val="none" w:sz="0" w:space="0" w:color="auto"/>
      </w:divBdr>
    </w:div>
    <w:div w:id="1693804748">
      <w:bodyDiv w:val="1"/>
      <w:marLeft w:val="0"/>
      <w:marRight w:val="0"/>
      <w:marTop w:val="0"/>
      <w:marBottom w:val="0"/>
      <w:divBdr>
        <w:top w:val="none" w:sz="0" w:space="0" w:color="auto"/>
        <w:left w:val="none" w:sz="0" w:space="0" w:color="auto"/>
        <w:bottom w:val="none" w:sz="0" w:space="0" w:color="auto"/>
        <w:right w:val="none" w:sz="0" w:space="0" w:color="auto"/>
      </w:divBdr>
    </w:div>
    <w:div w:id="1695231778">
      <w:bodyDiv w:val="1"/>
      <w:marLeft w:val="0"/>
      <w:marRight w:val="0"/>
      <w:marTop w:val="0"/>
      <w:marBottom w:val="0"/>
      <w:divBdr>
        <w:top w:val="none" w:sz="0" w:space="0" w:color="auto"/>
        <w:left w:val="none" w:sz="0" w:space="0" w:color="auto"/>
        <w:bottom w:val="none" w:sz="0" w:space="0" w:color="auto"/>
        <w:right w:val="none" w:sz="0" w:space="0" w:color="auto"/>
      </w:divBdr>
    </w:div>
    <w:div w:id="1697803366">
      <w:bodyDiv w:val="1"/>
      <w:marLeft w:val="0"/>
      <w:marRight w:val="0"/>
      <w:marTop w:val="0"/>
      <w:marBottom w:val="0"/>
      <w:divBdr>
        <w:top w:val="none" w:sz="0" w:space="0" w:color="auto"/>
        <w:left w:val="none" w:sz="0" w:space="0" w:color="auto"/>
        <w:bottom w:val="none" w:sz="0" w:space="0" w:color="auto"/>
        <w:right w:val="none" w:sz="0" w:space="0" w:color="auto"/>
      </w:divBdr>
    </w:div>
    <w:div w:id="1698651850">
      <w:bodyDiv w:val="1"/>
      <w:marLeft w:val="0"/>
      <w:marRight w:val="0"/>
      <w:marTop w:val="0"/>
      <w:marBottom w:val="0"/>
      <w:divBdr>
        <w:top w:val="none" w:sz="0" w:space="0" w:color="auto"/>
        <w:left w:val="none" w:sz="0" w:space="0" w:color="auto"/>
        <w:bottom w:val="none" w:sz="0" w:space="0" w:color="auto"/>
        <w:right w:val="none" w:sz="0" w:space="0" w:color="auto"/>
      </w:divBdr>
    </w:div>
    <w:div w:id="1700468969">
      <w:bodyDiv w:val="1"/>
      <w:marLeft w:val="0"/>
      <w:marRight w:val="0"/>
      <w:marTop w:val="0"/>
      <w:marBottom w:val="0"/>
      <w:divBdr>
        <w:top w:val="none" w:sz="0" w:space="0" w:color="auto"/>
        <w:left w:val="none" w:sz="0" w:space="0" w:color="auto"/>
        <w:bottom w:val="none" w:sz="0" w:space="0" w:color="auto"/>
        <w:right w:val="none" w:sz="0" w:space="0" w:color="auto"/>
      </w:divBdr>
    </w:div>
    <w:div w:id="1700744154">
      <w:bodyDiv w:val="1"/>
      <w:marLeft w:val="0"/>
      <w:marRight w:val="0"/>
      <w:marTop w:val="0"/>
      <w:marBottom w:val="0"/>
      <w:divBdr>
        <w:top w:val="none" w:sz="0" w:space="0" w:color="auto"/>
        <w:left w:val="none" w:sz="0" w:space="0" w:color="auto"/>
        <w:bottom w:val="none" w:sz="0" w:space="0" w:color="auto"/>
        <w:right w:val="none" w:sz="0" w:space="0" w:color="auto"/>
      </w:divBdr>
    </w:div>
    <w:div w:id="1701586720">
      <w:bodyDiv w:val="1"/>
      <w:marLeft w:val="0"/>
      <w:marRight w:val="0"/>
      <w:marTop w:val="0"/>
      <w:marBottom w:val="0"/>
      <w:divBdr>
        <w:top w:val="none" w:sz="0" w:space="0" w:color="auto"/>
        <w:left w:val="none" w:sz="0" w:space="0" w:color="auto"/>
        <w:bottom w:val="none" w:sz="0" w:space="0" w:color="auto"/>
        <w:right w:val="none" w:sz="0" w:space="0" w:color="auto"/>
      </w:divBdr>
    </w:div>
    <w:div w:id="1702122930">
      <w:bodyDiv w:val="1"/>
      <w:marLeft w:val="0"/>
      <w:marRight w:val="0"/>
      <w:marTop w:val="0"/>
      <w:marBottom w:val="0"/>
      <w:divBdr>
        <w:top w:val="none" w:sz="0" w:space="0" w:color="auto"/>
        <w:left w:val="none" w:sz="0" w:space="0" w:color="auto"/>
        <w:bottom w:val="none" w:sz="0" w:space="0" w:color="auto"/>
        <w:right w:val="none" w:sz="0" w:space="0" w:color="auto"/>
      </w:divBdr>
    </w:div>
    <w:div w:id="1702975894">
      <w:bodyDiv w:val="1"/>
      <w:marLeft w:val="0"/>
      <w:marRight w:val="0"/>
      <w:marTop w:val="0"/>
      <w:marBottom w:val="0"/>
      <w:divBdr>
        <w:top w:val="none" w:sz="0" w:space="0" w:color="auto"/>
        <w:left w:val="none" w:sz="0" w:space="0" w:color="auto"/>
        <w:bottom w:val="none" w:sz="0" w:space="0" w:color="auto"/>
        <w:right w:val="none" w:sz="0" w:space="0" w:color="auto"/>
      </w:divBdr>
    </w:div>
    <w:div w:id="1703431445">
      <w:bodyDiv w:val="1"/>
      <w:marLeft w:val="0"/>
      <w:marRight w:val="0"/>
      <w:marTop w:val="0"/>
      <w:marBottom w:val="0"/>
      <w:divBdr>
        <w:top w:val="none" w:sz="0" w:space="0" w:color="auto"/>
        <w:left w:val="none" w:sz="0" w:space="0" w:color="auto"/>
        <w:bottom w:val="none" w:sz="0" w:space="0" w:color="auto"/>
        <w:right w:val="none" w:sz="0" w:space="0" w:color="auto"/>
      </w:divBdr>
    </w:div>
    <w:div w:id="1703940838">
      <w:bodyDiv w:val="1"/>
      <w:marLeft w:val="0"/>
      <w:marRight w:val="0"/>
      <w:marTop w:val="0"/>
      <w:marBottom w:val="0"/>
      <w:divBdr>
        <w:top w:val="none" w:sz="0" w:space="0" w:color="auto"/>
        <w:left w:val="none" w:sz="0" w:space="0" w:color="auto"/>
        <w:bottom w:val="none" w:sz="0" w:space="0" w:color="auto"/>
        <w:right w:val="none" w:sz="0" w:space="0" w:color="auto"/>
      </w:divBdr>
    </w:div>
    <w:div w:id="1704404878">
      <w:bodyDiv w:val="1"/>
      <w:marLeft w:val="0"/>
      <w:marRight w:val="0"/>
      <w:marTop w:val="0"/>
      <w:marBottom w:val="0"/>
      <w:divBdr>
        <w:top w:val="none" w:sz="0" w:space="0" w:color="auto"/>
        <w:left w:val="none" w:sz="0" w:space="0" w:color="auto"/>
        <w:bottom w:val="none" w:sz="0" w:space="0" w:color="auto"/>
        <w:right w:val="none" w:sz="0" w:space="0" w:color="auto"/>
      </w:divBdr>
    </w:div>
    <w:div w:id="1707094998">
      <w:bodyDiv w:val="1"/>
      <w:marLeft w:val="0"/>
      <w:marRight w:val="0"/>
      <w:marTop w:val="0"/>
      <w:marBottom w:val="0"/>
      <w:divBdr>
        <w:top w:val="none" w:sz="0" w:space="0" w:color="auto"/>
        <w:left w:val="none" w:sz="0" w:space="0" w:color="auto"/>
        <w:bottom w:val="none" w:sz="0" w:space="0" w:color="auto"/>
        <w:right w:val="none" w:sz="0" w:space="0" w:color="auto"/>
      </w:divBdr>
    </w:div>
    <w:div w:id="1709067205">
      <w:bodyDiv w:val="1"/>
      <w:marLeft w:val="0"/>
      <w:marRight w:val="0"/>
      <w:marTop w:val="0"/>
      <w:marBottom w:val="0"/>
      <w:divBdr>
        <w:top w:val="none" w:sz="0" w:space="0" w:color="auto"/>
        <w:left w:val="none" w:sz="0" w:space="0" w:color="auto"/>
        <w:bottom w:val="none" w:sz="0" w:space="0" w:color="auto"/>
        <w:right w:val="none" w:sz="0" w:space="0" w:color="auto"/>
      </w:divBdr>
    </w:div>
    <w:div w:id="1709181578">
      <w:bodyDiv w:val="1"/>
      <w:marLeft w:val="0"/>
      <w:marRight w:val="0"/>
      <w:marTop w:val="0"/>
      <w:marBottom w:val="0"/>
      <w:divBdr>
        <w:top w:val="none" w:sz="0" w:space="0" w:color="auto"/>
        <w:left w:val="none" w:sz="0" w:space="0" w:color="auto"/>
        <w:bottom w:val="none" w:sz="0" w:space="0" w:color="auto"/>
        <w:right w:val="none" w:sz="0" w:space="0" w:color="auto"/>
      </w:divBdr>
    </w:div>
    <w:div w:id="1709524785">
      <w:bodyDiv w:val="1"/>
      <w:marLeft w:val="0"/>
      <w:marRight w:val="0"/>
      <w:marTop w:val="0"/>
      <w:marBottom w:val="0"/>
      <w:divBdr>
        <w:top w:val="none" w:sz="0" w:space="0" w:color="auto"/>
        <w:left w:val="none" w:sz="0" w:space="0" w:color="auto"/>
        <w:bottom w:val="none" w:sz="0" w:space="0" w:color="auto"/>
        <w:right w:val="none" w:sz="0" w:space="0" w:color="auto"/>
      </w:divBdr>
    </w:div>
    <w:div w:id="1710107015">
      <w:bodyDiv w:val="1"/>
      <w:marLeft w:val="0"/>
      <w:marRight w:val="0"/>
      <w:marTop w:val="0"/>
      <w:marBottom w:val="0"/>
      <w:divBdr>
        <w:top w:val="none" w:sz="0" w:space="0" w:color="auto"/>
        <w:left w:val="none" w:sz="0" w:space="0" w:color="auto"/>
        <w:bottom w:val="none" w:sz="0" w:space="0" w:color="auto"/>
        <w:right w:val="none" w:sz="0" w:space="0" w:color="auto"/>
      </w:divBdr>
    </w:div>
    <w:div w:id="1712680942">
      <w:bodyDiv w:val="1"/>
      <w:marLeft w:val="0"/>
      <w:marRight w:val="0"/>
      <w:marTop w:val="0"/>
      <w:marBottom w:val="0"/>
      <w:divBdr>
        <w:top w:val="none" w:sz="0" w:space="0" w:color="auto"/>
        <w:left w:val="none" w:sz="0" w:space="0" w:color="auto"/>
        <w:bottom w:val="none" w:sz="0" w:space="0" w:color="auto"/>
        <w:right w:val="none" w:sz="0" w:space="0" w:color="auto"/>
      </w:divBdr>
    </w:div>
    <w:div w:id="1715890748">
      <w:bodyDiv w:val="1"/>
      <w:marLeft w:val="0"/>
      <w:marRight w:val="0"/>
      <w:marTop w:val="0"/>
      <w:marBottom w:val="0"/>
      <w:divBdr>
        <w:top w:val="none" w:sz="0" w:space="0" w:color="auto"/>
        <w:left w:val="none" w:sz="0" w:space="0" w:color="auto"/>
        <w:bottom w:val="none" w:sz="0" w:space="0" w:color="auto"/>
        <w:right w:val="none" w:sz="0" w:space="0" w:color="auto"/>
      </w:divBdr>
    </w:div>
    <w:div w:id="1716200189">
      <w:bodyDiv w:val="1"/>
      <w:marLeft w:val="0"/>
      <w:marRight w:val="0"/>
      <w:marTop w:val="0"/>
      <w:marBottom w:val="0"/>
      <w:divBdr>
        <w:top w:val="none" w:sz="0" w:space="0" w:color="auto"/>
        <w:left w:val="none" w:sz="0" w:space="0" w:color="auto"/>
        <w:bottom w:val="none" w:sz="0" w:space="0" w:color="auto"/>
        <w:right w:val="none" w:sz="0" w:space="0" w:color="auto"/>
      </w:divBdr>
    </w:div>
    <w:div w:id="1716811303">
      <w:bodyDiv w:val="1"/>
      <w:marLeft w:val="0"/>
      <w:marRight w:val="0"/>
      <w:marTop w:val="0"/>
      <w:marBottom w:val="0"/>
      <w:divBdr>
        <w:top w:val="none" w:sz="0" w:space="0" w:color="auto"/>
        <w:left w:val="none" w:sz="0" w:space="0" w:color="auto"/>
        <w:bottom w:val="none" w:sz="0" w:space="0" w:color="auto"/>
        <w:right w:val="none" w:sz="0" w:space="0" w:color="auto"/>
      </w:divBdr>
    </w:div>
    <w:div w:id="1717849391">
      <w:bodyDiv w:val="1"/>
      <w:marLeft w:val="0"/>
      <w:marRight w:val="0"/>
      <w:marTop w:val="0"/>
      <w:marBottom w:val="0"/>
      <w:divBdr>
        <w:top w:val="none" w:sz="0" w:space="0" w:color="auto"/>
        <w:left w:val="none" w:sz="0" w:space="0" w:color="auto"/>
        <w:bottom w:val="none" w:sz="0" w:space="0" w:color="auto"/>
        <w:right w:val="none" w:sz="0" w:space="0" w:color="auto"/>
      </w:divBdr>
    </w:div>
    <w:div w:id="1718628310">
      <w:bodyDiv w:val="1"/>
      <w:marLeft w:val="0"/>
      <w:marRight w:val="0"/>
      <w:marTop w:val="0"/>
      <w:marBottom w:val="0"/>
      <w:divBdr>
        <w:top w:val="none" w:sz="0" w:space="0" w:color="auto"/>
        <w:left w:val="none" w:sz="0" w:space="0" w:color="auto"/>
        <w:bottom w:val="none" w:sz="0" w:space="0" w:color="auto"/>
        <w:right w:val="none" w:sz="0" w:space="0" w:color="auto"/>
      </w:divBdr>
    </w:div>
    <w:div w:id="1719667698">
      <w:bodyDiv w:val="1"/>
      <w:marLeft w:val="0"/>
      <w:marRight w:val="0"/>
      <w:marTop w:val="0"/>
      <w:marBottom w:val="0"/>
      <w:divBdr>
        <w:top w:val="none" w:sz="0" w:space="0" w:color="auto"/>
        <w:left w:val="none" w:sz="0" w:space="0" w:color="auto"/>
        <w:bottom w:val="none" w:sz="0" w:space="0" w:color="auto"/>
        <w:right w:val="none" w:sz="0" w:space="0" w:color="auto"/>
      </w:divBdr>
    </w:div>
    <w:div w:id="1720132292">
      <w:bodyDiv w:val="1"/>
      <w:marLeft w:val="0"/>
      <w:marRight w:val="0"/>
      <w:marTop w:val="0"/>
      <w:marBottom w:val="0"/>
      <w:divBdr>
        <w:top w:val="none" w:sz="0" w:space="0" w:color="auto"/>
        <w:left w:val="none" w:sz="0" w:space="0" w:color="auto"/>
        <w:bottom w:val="none" w:sz="0" w:space="0" w:color="auto"/>
        <w:right w:val="none" w:sz="0" w:space="0" w:color="auto"/>
      </w:divBdr>
    </w:div>
    <w:div w:id="1720589418">
      <w:bodyDiv w:val="1"/>
      <w:marLeft w:val="0"/>
      <w:marRight w:val="0"/>
      <w:marTop w:val="0"/>
      <w:marBottom w:val="0"/>
      <w:divBdr>
        <w:top w:val="none" w:sz="0" w:space="0" w:color="auto"/>
        <w:left w:val="none" w:sz="0" w:space="0" w:color="auto"/>
        <w:bottom w:val="none" w:sz="0" w:space="0" w:color="auto"/>
        <w:right w:val="none" w:sz="0" w:space="0" w:color="auto"/>
      </w:divBdr>
    </w:div>
    <w:div w:id="1721593629">
      <w:bodyDiv w:val="1"/>
      <w:marLeft w:val="0"/>
      <w:marRight w:val="0"/>
      <w:marTop w:val="0"/>
      <w:marBottom w:val="0"/>
      <w:divBdr>
        <w:top w:val="none" w:sz="0" w:space="0" w:color="auto"/>
        <w:left w:val="none" w:sz="0" w:space="0" w:color="auto"/>
        <w:bottom w:val="none" w:sz="0" w:space="0" w:color="auto"/>
        <w:right w:val="none" w:sz="0" w:space="0" w:color="auto"/>
      </w:divBdr>
    </w:div>
    <w:div w:id="1721977339">
      <w:bodyDiv w:val="1"/>
      <w:marLeft w:val="0"/>
      <w:marRight w:val="0"/>
      <w:marTop w:val="0"/>
      <w:marBottom w:val="0"/>
      <w:divBdr>
        <w:top w:val="none" w:sz="0" w:space="0" w:color="auto"/>
        <w:left w:val="none" w:sz="0" w:space="0" w:color="auto"/>
        <w:bottom w:val="none" w:sz="0" w:space="0" w:color="auto"/>
        <w:right w:val="none" w:sz="0" w:space="0" w:color="auto"/>
      </w:divBdr>
    </w:div>
    <w:div w:id="1722703553">
      <w:bodyDiv w:val="1"/>
      <w:marLeft w:val="0"/>
      <w:marRight w:val="0"/>
      <w:marTop w:val="0"/>
      <w:marBottom w:val="0"/>
      <w:divBdr>
        <w:top w:val="none" w:sz="0" w:space="0" w:color="auto"/>
        <w:left w:val="none" w:sz="0" w:space="0" w:color="auto"/>
        <w:bottom w:val="none" w:sz="0" w:space="0" w:color="auto"/>
        <w:right w:val="none" w:sz="0" w:space="0" w:color="auto"/>
      </w:divBdr>
    </w:div>
    <w:div w:id="1723745385">
      <w:bodyDiv w:val="1"/>
      <w:marLeft w:val="0"/>
      <w:marRight w:val="0"/>
      <w:marTop w:val="0"/>
      <w:marBottom w:val="0"/>
      <w:divBdr>
        <w:top w:val="none" w:sz="0" w:space="0" w:color="auto"/>
        <w:left w:val="none" w:sz="0" w:space="0" w:color="auto"/>
        <w:bottom w:val="none" w:sz="0" w:space="0" w:color="auto"/>
        <w:right w:val="none" w:sz="0" w:space="0" w:color="auto"/>
      </w:divBdr>
    </w:div>
    <w:div w:id="1725788627">
      <w:bodyDiv w:val="1"/>
      <w:marLeft w:val="0"/>
      <w:marRight w:val="0"/>
      <w:marTop w:val="0"/>
      <w:marBottom w:val="0"/>
      <w:divBdr>
        <w:top w:val="none" w:sz="0" w:space="0" w:color="auto"/>
        <w:left w:val="none" w:sz="0" w:space="0" w:color="auto"/>
        <w:bottom w:val="none" w:sz="0" w:space="0" w:color="auto"/>
        <w:right w:val="none" w:sz="0" w:space="0" w:color="auto"/>
      </w:divBdr>
    </w:div>
    <w:div w:id="1727408858">
      <w:bodyDiv w:val="1"/>
      <w:marLeft w:val="0"/>
      <w:marRight w:val="0"/>
      <w:marTop w:val="0"/>
      <w:marBottom w:val="0"/>
      <w:divBdr>
        <w:top w:val="none" w:sz="0" w:space="0" w:color="auto"/>
        <w:left w:val="none" w:sz="0" w:space="0" w:color="auto"/>
        <w:bottom w:val="none" w:sz="0" w:space="0" w:color="auto"/>
        <w:right w:val="none" w:sz="0" w:space="0" w:color="auto"/>
      </w:divBdr>
    </w:div>
    <w:div w:id="1727414769">
      <w:bodyDiv w:val="1"/>
      <w:marLeft w:val="0"/>
      <w:marRight w:val="0"/>
      <w:marTop w:val="0"/>
      <w:marBottom w:val="0"/>
      <w:divBdr>
        <w:top w:val="none" w:sz="0" w:space="0" w:color="auto"/>
        <w:left w:val="none" w:sz="0" w:space="0" w:color="auto"/>
        <w:bottom w:val="none" w:sz="0" w:space="0" w:color="auto"/>
        <w:right w:val="none" w:sz="0" w:space="0" w:color="auto"/>
      </w:divBdr>
    </w:div>
    <w:div w:id="1729574406">
      <w:bodyDiv w:val="1"/>
      <w:marLeft w:val="0"/>
      <w:marRight w:val="0"/>
      <w:marTop w:val="0"/>
      <w:marBottom w:val="0"/>
      <w:divBdr>
        <w:top w:val="none" w:sz="0" w:space="0" w:color="auto"/>
        <w:left w:val="none" w:sz="0" w:space="0" w:color="auto"/>
        <w:bottom w:val="none" w:sz="0" w:space="0" w:color="auto"/>
        <w:right w:val="none" w:sz="0" w:space="0" w:color="auto"/>
      </w:divBdr>
    </w:div>
    <w:div w:id="1744525947">
      <w:bodyDiv w:val="1"/>
      <w:marLeft w:val="0"/>
      <w:marRight w:val="0"/>
      <w:marTop w:val="0"/>
      <w:marBottom w:val="0"/>
      <w:divBdr>
        <w:top w:val="none" w:sz="0" w:space="0" w:color="auto"/>
        <w:left w:val="none" w:sz="0" w:space="0" w:color="auto"/>
        <w:bottom w:val="none" w:sz="0" w:space="0" w:color="auto"/>
        <w:right w:val="none" w:sz="0" w:space="0" w:color="auto"/>
      </w:divBdr>
    </w:div>
    <w:div w:id="1745176204">
      <w:bodyDiv w:val="1"/>
      <w:marLeft w:val="0"/>
      <w:marRight w:val="0"/>
      <w:marTop w:val="0"/>
      <w:marBottom w:val="0"/>
      <w:divBdr>
        <w:top w:val="none" w:sz="0" w:space="0" w:color="auto"/>
        <w:left w:val="none" w:sz="0" w:space="0" w:color="auto"/>
        <w:bottom w:val="none" w:sz="0" w:space="0" w:color="auto"/>
        <w:right w:val="none" w:sz="0" w:space="0" w:color="auto"/>
      </w:divBdr>
    </w:div>
    <w:div w:id="1748258696">
      <w:bodyDiv w:val="1"/>
      <w:marLeft w:val="0"/>
      <w:marRight w:val="0"/>
      <w:marTop w:val="0"/>
      <w:marBottom w:val="0"/>
      <w:divBdr>
        <w:top w:val="none" w:sz="0" w:space="0" w:color="auto"/>
        <w:left w:val="none" w:sz="0" w:space="0" w:color="auto"/>
        <w:bottom w:val="none" w:sz="0" w:space="0" w:color="auto"/>
        <w:right w:val="none" w:sz="0" w:space="0" w:color="auto"/>
      </w:divBdr>
    </w:div>
    <w:div w:id="1749158867">
      <w:bodyDiv w:val="1"/>
      <w:marLeft w:val="0"/>
      <w:marRight w:val="0"/>
      <w:marTop w:val="0"/>
      <w:marBottom w:val="0"/>
      <w:divBdr>
        <w:top w:val="none" w:sz="0" w:space="0" w:color="auto"/>
        <w:left w:val="none" w:sz="0" w:space="0" w:color="auto"/>
        <w:bottom w:val="none" w:sz="0" w:space="0" w:color="auto"/>
        <w:right w:val="none" w:sz="0" w:space="0" w:color="auto"/>
      </w:divBdr>
    </w:div>
    <w:div w:id="1750299325">
      <w:bodyDiv w:val="1"/>
      <w:marLeft w:val="0"/>
      <w:marRight w:val="0"/>
      <w:marTop w:val="0"/>
      <w:marBottom w:val="0"/>
      <w:divBdr>
        <w:top w:val="none" w:sz="0" w:space="0" w:color="auto"/>
        <w:left w:val="none" w:sz="0" w:space="0" w:color="auto"/>
        <w:bottom w:val="none" w:sz="0" w:space="0" w:color="auto"/>
        <w:right w:val="none" w:sz="0" w:space="0" w:color="auto"/>
      </w:divBdr>
    </w:div>
    <w:div w:id="1751459841">
      <w:bodyDiv w:val="1"/>
      <w:marLeft w:val="0"/>
      <w:marRight w:val="0"/>
      <w:marTop w:val="0"/>
      <w:marBottom w:val="0"/>
      <w:divBdr>
        <w:top w:val="none" w:sz="0" w:space="0" w:color="auto"/>
        <w:left w:val="none" w:sz="0" w:space="0" w:color="auto"/>
        <w:bottom w:val="none" w:sz="0" w:space="0" w:color="auto"/>
        <w:right w:val="none" w:sz="0" w:space="0" w:color="auto"/>
      </w:divBdr>
    </w:div>
    <w:div w:id="1751534706">
      <w:bodyDiv w:val="1"/>
      <w:marLeft w:val="0"/>
      <w:marRight w:val="0"/>
      <w:marTop w:val="0"/>
      <w:marBottom w:val="0"/>
      <w:divBdr>
        <w:top w:val="none" w:sz="0" w:space="0" w:color="auto"/>
        <w:left w:val="none" w:sz="0" w:space="0" w:color="auto"/>
        <w:bottom w:val="none" w:sz="0" w:space="0" w:color="auto"/>
        <w:right w:val="none" w:sz="0" w:space="0" w:color="auto"/>
      </w:divBdr>
    </w:div>
    <w:div w:id="1753888237">
      <w:bodyDiv w:val="1"/>
      <w:marLeft w:val="0"/>
      <w:marRight w:val="0"/>
      <w:marTop w:val="0"/>
      <w:marBottom w:val="0"/>
      <w:divBdr>
        <w:top w:val="none" w:sz="0" w:space="0" w:color="auto"/>
        <w:left w:val="none" w:sz="0" w:space="0" w:color="auto"/>
        <w:bottom w:val="none" w:sz="0" w:space="0" w:color="auto"/>
        <w:right w:val="none" w:sz="0" w:space="0" w:color="auto"/>
      </w:divBdr>
    </w:div>
    <w:div w:id="1754231292">
      <w:bodyDiv w:val="1"/>
      <w:marLeft w:val="0"/>
      <w:marRight w:val="0"/>
      <w:marTop w:val="0"/>
      <w:marBottom w:val="0"/>
      <w:divBdr>
        <w:top w:val="none" w:sz="0" w:space="0" w:color="auto"/>
        <w:left w:val="none" w:sz="0" w:space="0" w:color="auto"/>
        <w:bottom w:val="none" w:sz="0" w:space="0" w:color="auto"/>
        <w:right w:val="none" w:sz="0" w:space="0" w:color="auto"/>
      </w:divBdr>
    </w:div>
    <w:div w:id="1754619831">
      <w:bodyDiv w:val="1"/>
      <w:marLeft w:val="0"/>
      <w:marRight w:val="0"/>
      <w:marTop w:val="0"/>
      <w:marBottom w:val="0"/>
      <w:divBdr>
        <w:top w:val="none" w:sz="0" w:space="0" w:color="auto"/>
        <w:left w:val="none" w:sz="0" w:space="0" w:color="auto"/>
        <w:bottom w:val="none" w:sz="0" w:space="0" w:color="auto"/>
        <w:right w:val="none" w:sz="0" w:space="0" w:color="auto"/>
      </w:divBdr>
    </w:div>
    <w:div w:id="1757700690">
      <w:bodyDiv w:val="1"/>
      <w:marLeft w:val="0"/>
      <w:marRight w:val="0"/>
      <w:marTop w:val="0"/>
      <w:marBottom w:val="0"/>
      <w:divBdr>
        <w:top w:val="none" w:sz="0" w:space="0" w:color="auto"/>
        <w:left w:val="none" w:sz="0" w:space="0" w:color="auto"/>
        <w:bottom w:val="none" w:sz="0" w:space="0" w:color="auto"/>
        <w:right w:val="none" w:sz="0" w:space="0" w:color="auto"/>
      </w:divBdr>
    </w:div>
    <w:div w:id="1758599725">
      <w:bodyDiv w:val="1"/>
      <w:marLeft w:val="0"/>
      <w:marRight w:val="0"/>
      <w:marTop w:val="0"/>
      <w:marBottom w:val="0"/>
      <w:divBdr>
        <w:top w:val="none" w:sz="0" w:space="0" w:color="auto"/>
        <w:left w:val="none" w:sz="0" w:space="0" w:color="auto"/>
        <w:bottom w:val="none" w:sz="0" w:space="0" w:color="auto"/>
        <w:right w:val="none" w:sz="0" w:space="0" w:color="auto"/>
      </w:divBdr>
    </w:div>
    <w:div w:id="1758790060">
      <w:bodyDiv w:val="1"/>
      <w:marLeft w:val="0"/>
      <w:marRight w:val="0"/>
      <w:marTop w:val="0"/>
      <w:marBottom w:val="0"/>
      <w:divBdr>
        <w:top w:val="none" w:sz="0" w:space="0" w:color="auto"/>
        <w:left w:val="none" w:sz="0" w:space="0" w:color="auto"/>
        <w:bottom w:val="none" w:sz="0" w:space="0" w:color="auto"/>
        <w:right w:val="none" w:sz="0" w:space="0" w:color="auto"/>
      </w:divBdr>
    </w:div>
    <w:div w:id="1760905055">
      <w:bodyDiv w:val="1"/>
      <w:marLeft w:val="0"/>
      <w:marRight w:val="0"/>
      <w:marTop w:val="0"/>
      <w:marBottom w:val="0"/>
      <w:divBdr>
        <w:top w:val="none" w:sz="0" w:space="0" w:color="auto"/>
        <w:left w:val="none" w:sz="0" w:space="0" w:color="auto"/>
        <w:bottom w:val="none" w:sz="0" w:space="0" w:color="auto"/>
        <w:right w:val="none" w:sz="0" w:space="0" w:color="auto"/>
      </w:divBdr>
    </w:div>
    <w:div w:id="1761828946">
      <w:bodyDiv w:val="1"/>
      <w:marLeft w:val="0"/>
      <w:marRight w:val="0"/>
      <w:marTop w:val="0"/>
      <w:marBottom w:val="0"/>
      <w:divBdr>
        <w:top w:val="none" w:sz="0" w:space="0" w:color="auto"/>
        <w:left w:val="none" w:sz="0" w:space="0" w:color="auto"/>
        <w:bottom w:val="none" w:sz="0" w:space="0" w:color="auto"/>
        <w:right w:val="none" w:sz="0" w:space="0" w:color="auto"/>
      </w:divBdr>
    </w:div>
    <w:div w:id="1763067919">
      <w:bodyDiv w:val="1"/>
      <w:marLeft w:val="0"/>
      <w:marRight w:val="0"/>
      <w:marTop w:val="0"/>
      <w:marBottom w:val="0"/>
      <w:divBdr>
        <w:top w:val="none" w:sz="0" w:space="0" w:color="auto"/>
        <w:left w:val="none" w:sz="0" w:space="0" w:color="auto"/>
        <w:bottom w:val="none" w:sz="0" w:space="0" w:color="auto"/>
        <w:right w:val="none" w:sz="0" w:space="0" w:color="auto"/>
      </w:divBdr>
    </w:div>
    <w:div w:id="1763182115">
      <w:bodyDiv w:val="1"/>
      <w:marLeft w:val="0"/>
      <w:marRight w:val="0"/>
      <w:marTop w:val="0"/>
      <w:marBottom w:val="0"/>
      <w:divBdr>
        <w:top w:val="none" w:sz="0" w:space="0" w:color="auto"/>
        <w:left w:val="none" w:sz="0" w:space="0" w:color="auto"/>
        <w:bottom w:val="none" w:sz="0" w:space="0" w:color="auto"/>
        <w:right w:val="none" w:sz="0" w:space="0" w:color="auto"/>
      </w:divBdr>
    </w:div>
    <w:div w:id="1763646902">
      <w:bodyDiv w:val="1"/>
      <w:marLeft w:val="0"/>
      <w:marRight w:val="0"/>
      <w:marTop w:val="0"/>
      <w:marBottom w:val="0"/>
      <w:divBdr>
        <w:top w:val="none" w:sz="0" w:space="0" w:color="auto"/>
        <w:left w:val="none" w:sz="0" w:space="0" w:color="auto"/>
        <w:bottom w:val="none" w:sz="0" w:space="0" w:color="auto"/>
        <w:right w:val="none" w:sz="0" w:space="0" w:color="auto"/>
      </w:divBdr>
    </w:div>
    <w:div w:id="1765498041">
      <w:bodyDiv w:val="1"/>
      <w:marLeft w:val="0"/>
      <w:marRight w:val="0"/>
      <w:marTop w:val="0"/>
      <w:marBottom w:val="0"/>
      <w:divBdr>
        <w:top w:val="none" w:sz="0" w:space="0" w:color="auto"/>
        <w:left w:val="none" w:sz="0" w:space="0" w:color="auto"/>
        <w:bottom w:val="none" w:sz="0" w:space="0" w:color="auto"/>
        <w:right w:val="none" w:sz="0" w:space="0" w:color="auto"/>
      </w:divBdr>
    </w:div>
    <w:div w:id="1768428310">
      <w:bodyDiv w:val="1"/>
      <w:marLeft w:val="0"/>
      <w:marRight w:val="0"/>
      <w:marTop w:val="0"/>
      <w:marBottom w:val="0"/>
      <w:divBdr>
        <w:top w:val="none" w:sz="0" w:space="0" w:color="auto"/>
        <w:left w:val="none" w:sz="0" w:space="0" w:color="auto"/>
        <w:bottom w:val="none" w:sz="0" w:space="0" w:color="auto"/>
        <w:right w:val="none" w:sz="0" w:space="0" w:color="auto"/>
      </w:divBdr>
    </w:div>
    <w:div w:id="1768697091">
      <w:bodyDiv w:val="1"/>
      <w:marLeft w:val="0"/>
      <w:marRight w:val="0"/>
      <w:marTop w:val="0"/>
      <w:marBottom w:val="0"/>
      <w:divBdr>
        <w:top w:val="none" w:sz="0" w:space="0" w:color="auto"/>
        <w:left w:val="none" w:sz="0" w:space="0" w:color="auto"/>
        <w:bottom w:val="none" w:sz="0" w:space="0" w:color="auto"/>
        <w:right w:val="none" w:sz="0" w:space="0" w:color="auto"/>
      </w:divBdr>
    </w:div>
    <w:div w:id="1770999348">
      <w:bodyDiv w:val="1"/>
      <w:marLeft w:val="0"/>
      <w:marRight w:val="0"/>
      <w:marTop w:val="0"/>
      <w:marBottom w:val="0"/>
      <w:divBdr>
        <w:top w:val="none" w:sz="0" w:space="0" w:color="auto"/>
        <w:left w:val="none" w:sz="0" w:space="0" w:color="auto"/>
        <w:bottom w:val="none" w:sz="0" w:space="0" w:color="auto"/>
        <w:right w:val="none" w:sz="0" w:space="0" w:color="auto"/>
      </w:divBdr>
    </w:div>
    <w:div w:id="1771387911">
      <w:bodyDiv w:val="1"/>
      <w:marLeft w:val="0"/>
      <w:marRight w:val="0"/>
      <w:marTop w:val="0"/>
      <w:marBottom w:val="0"/>
      <w:divBdr>
        <w:top w:val="none" w:sz="0" w:space="0" w:color="auto"/>
        <w:left w:val="none" w:sz="0" w:space="0" w:color="auto"/>
        <w:bottom w:val="none" w:sz="0" w:space="0" w:color="auto"/>
        <w:right w:val="none" w:sz="0" w:space="0" w:color="auto"/>
      </w:divBdr>
    </w:div>
    <w:div w:id="1771390345">
      <w:bodyDiv w:val="1"/>
      <w:marLeft w:val="0"/>
      <w:marRight w:val="0"/>
      <w:marTop w:val="0"/>
      <w:marBottom w:val="0"/>
      <w:divBdr>
        <w:top w:val="none" w:sz="0" w:space="0" w:color="auto"/>
        <w:left w:val="none" w:sz="0" w:space="0" w:color="auto"/>
        <w:bottom w:val="none" w:sz="0" w:space="0" w:color="auto"/>
        <w:right w:val="none" w:sz="0" w:space="0" w:color="auto"/>
      </w:divBdr>
    </w:div>
    <w:div w:id="1774208691">
      <w:bodyDiv w:val="1"/>
      <w:marLeft w:val="0"/>
      <w:marRight w:val="0"/>
      <w:marTop w:val="0"/>
      <w:marBottom w:val="0"/>
      <w:divBdr>
        <w:top w:val="none" w:sz="0" w:space="0" w:color="auto"/>
        <w:left w:val="none" w:sz="0" w:space="0" w:color="auto"/>
        <w:bottom w:val="none" w:sz="0" w:space="0" w:color="auto"/>
        <w:right w:val="none" w:sz="0" w:space="0" w:color="auto"/>
      </w:divBdr>
    </w:div>
    <w:div w:id="1775511039">
      <w:bodyDiv w:val="1"/>
      <w:marLeft w:val="0"/>
      <w:marRight w:val="0"/>
      <w:marTop w:val="0"/>
      <w:marBottom w:val="0"/>
      <w:divBdr>
        <w:top w:val="none" w:sz="0" w:space="0" w:color="auto"/>
        <w:left w:val="none" w:sz="0" w:space="0" w:color="auto"/>
        <w:bottom w:val="none" w:sz="0" w:space="0" w:color="auto"/>
        <w:right w:val="none" w:sz="0" w:space="0" w:color="auto"/>
      </w:divBdr>
    </w:div>
    <w:div w:id="1778794889">
      <w:bodyDiv w:val="1"/>
      <w:marLeft w:val="0"/>
      <w:marRight w:val="0"/>
      <w:marTop w:val="0"/>
      <w:marBottom w:val="0"/>
      <w:divBdr>
        <w:top w:val="none" w:sz="0" w:space="0" w:color="auto"/>
        <w:left w:val="none" w:sz="0" w:space="0" w:color="auto"/>
        <w:bottom w:val="none" w:sz="0" w:space="0" w:color="auto"/>
        <w:right w:val="none" w:sz="0" w:space="0" w:color="auto"/>
      </w:divBdr>
    </w:div>
    <w:div w:id="1782141804">
      <w:bodyDiv w:val="1"/>
      <w:marLeft w:val="0"/>
      <w:marRight w:val="0"/>
      <w:marTop w:val="0"/>
      <w:marBottom w:val="0"/>
      <w:divBdr>
        <w:top w:val="none" w:sz="0" w:space="0" w:color="auto"/>
        <w:left w:val="none" w:sz="0" w:space="0" w:color="auto"/>
        <w:bottom w:val="none" w:sz="0" w:space="0" w:color="auto"/>
        <w:right w:val="none" w:sz="0" w:space="0" w:color="auto"/>
      </w:divBdr>
    </w:div>
    <w:div w:id="1785533143">
      <w:bodyDiv w:val="1"/>
      <w:marLeft w:val="0"/>
      <w:marRight w:val="0"/>
      <w:marTop w:val="0"/>
      <w:marBottom w:val="0"/>
      <w:divBdr>
        <w:top w:val="none" w:sz="0" w:space="0" w:color="auto"/>
        <w:left w:val="none" w:sz="0" w:space="0" w:color="auto"/>
        <w:bottom w:val="none" w:sz="0" w:space="0" w:color="auto"/>
        <w:right w:val="none" w:sz="0" w:space="0" w:color="auto"/>
      </w:divBdr>
    </w:div>
    <w:div w:id="1787692288">
      <w:bodyDiv w:val="1"/>
      <w:marLeft w:val="0"/>
      <w:marRight w:val="0"/>
      <w:marTop w:val="0"/>
      <w:marBottom w:val="0"/>
      <w:divBdr>
        <w:top w:val="none" w:sz="0" w:space="0" w:color="auto"/>
        <w:left w:val="none" w:sz="0" w:space="0" w:color="auto"/>
        <w:bottom w:val="none" w:sz="0" w:space="0" w:color="auto"/>
        <w:right w:val="none" w:sz="0" w:space="0" w:color="auto"/>
      </w:divBdr>
    </w:div>
    <w:div w:id="1788036977">
      <w:bodyDiv w:val="1"/>
      <w:marLeft w:val="0"/>
      <w:marRight w:val="0"/>
      <w:marTop w:val="0"/>
      <w:marBottom w:val="0"/>
      <w:divBdr>
        <w:top w:val="none" w:sz="0" w:space="0" w:color="auto"/>
        <w:left w:val="none" w:sz="0" w:space="0" w:color="auto"/>
        <w:bottom w:val="none" w:sz="0" w:space="0" w:color="auto"/>
        <w:right w:val="none" w:sz="0" w:space="0" w:color="auto"/>
      </w:divBdr>
    </w:div>
    <w:div w:id="1791968228">
      <w:bodyDiv w:val="1"/>
      <w:marLeft w:val="0"/>
      <w:marRight w:val="0"/>
      <w:marTop w:val="0"/>
      <w:marBottom w:val="0"/>
      <w:divBdr>
        <w:top w:val="none" w:sz="0" w:space="0" w:color="auto"/>
        <w:left w:val="none" w:sz="0" w:space="0" w:color="auto"/>
        <w:bottom w:val="none" w:sz="0" w:space="0" w:color="auto"/>
        <w:right w:val="none" w:sz="0" w:space="0" w:color="auto"/>
      </w:divBdr>
    </w:div>
    <w:div w:id="1793090398">
      <w:bodyDiv w:val="1"/>
      <w:marLeft w:val="0"/>
      <w:marRight w:val="0"/>
      <w:marTop w:val="0"/>
      <w:marBottom w:val="0"/>
      <w:divBdr>
        <w:top w:val="none" w:sz="0" w:space="0" w:color="auto"/>
        <w:left w:val="none" w:sz="0" w:space="0" w:color="auto"/>
        <w:bottom w:val="none" w:sz="0" w:space="0" w:color="auto"/>
        <w:right w:val="none" w:sz="0" w:space="0" w:color="auto"/>
      </w:divBdr>
    </w:div>
    <w:div w:id="1793595700">
      <w:bodyDiv w:val="1"/>
      <w:marLeft w:val="0"/>
      <w:marRight w:val="0"/>
      <w:marTop w:val="0"/>
      <w:marBottom w:val="0"/>
      <w:divBdr>
        <w:top w:val="none" w:sz="0" w:space="0" w:color="auto"/>
        <w:left w:val="none" w:sz="0" w:space="0" w:color="auto"/>
        <w:bottom w:val="none" w:sz="0" w:space="0" w:color="auto"/>
        <w:right w:val="none" w:sz="0" w:space="0" w:color="auto"/>
      </w:divBdr>
    </w:div>
    <w:div w:id="1794324942">
      <w:bodyDiv w:val="1"/>
      <w:marLeft w:val="0"/>
      <w:marRight w:val="0"/>
      <w:marTop w:val="0"/>
      <w:marBottom w:val="0"/>
      <w:divBdr>
        <w:top w:val="none" w:sz="0" w:space="0" w:color="auto"/>
        <w:left w:val="none" w:sz="0" w:space="0" w:color="auto"/>
        <w:bottom w:val="none" w:sz="0" w:space="0" w:color="auto"/>
        <w:right w:val="none" w:sz="0" w:space="0" w:color="auto"/>
      </w:divBdr>
    </w:div>
    <w:div w:id="1798523239">
      <w:bodyDiv w:val="1"/>
      <w:marLeft w:val="0"/>
      <w:marRight w:val="0"/>
      <w:marTop w:val="0"/>
      <w:marBottom w:val="0"/>
      <w:divBdr>
        <w:top w:val="none" w:sz="0" w:space="0" w:color="auto"/>
        <w:left w:val="none" w:sz="0" w:space="0" w:color="auto"/>
        <w:bottom w:val="none" w:sz="0" w:space="0" w:color="auto"/>
        <w:right w:val="none" w:sz="0" w:space="0" w:color="auto"/>
      </w:divBdr>
    </w:div>
    <w:div w:id="1801724674">
      <w:bodyDiv w:val="1"/>
      <w:marLeft w:val="0"/>
      <w:marRight w:val="0"/>
      <w:marTop w:val="0"/>
      <w:marBottom w:val="0"/>
      <w:divBdr>
        <w:top w:val="none" w:sz="0" w:space="0" w:color="auto"/>
        <w:left w:val="none" w:sz="0" w:space="0" w:color="auto"/>
        <w:bottom w:val="none" w:sz="0" w:space="0" w:color="auto"/>
        <w:right w:val="none" w:sz="0" w:space="0" w:color="auto"/>
      </w:divBdr>
    </w:div>
    <w:div w:id="1803573092">
      <w:bodyDiv w:val="1"/>
      <w:marLeft w:val="0"/>
      <w:marRight w:val="0"/>
      <w:marTop w:val="0"/>
      <w:marBottom w:val="0"/>
      <w:divBdr>
        <w:top w:val="none" w:sz="0" w:space="0" w:color="auto"/>
        <w:left w:val="none" w:sz="0" w:space="0" w:color="auto"/>
        <w:bottom w:val="none" w:sz="0" w:space="0" w:color="auto"/>
        <w:right w:val="none" w:sz="0" w:space="0" w:color="auto"/>
      </w:divBdr>
    </w:div>
    <w:div w:id="1807746111">
      <w:bodyDiv w:val="1"/>
      <w:marLeft w:val="0"/>
      <w:marRight w:val="0"/>
      <w:marTop w:val="0"/>
      <w:marBottom w:val="0"/>
      <w:divBdr>
        <w:top w:val="none" w:sz="0" w:space="0" w:color="auto"/>
        <w:left w:val="none" w:sz="0" w:space="0" w:color="auto"/>
        <w:bottom w:val="none" w:sz="0" w:space="0" w:color="auto"/>
        <w:right w:val="none" w:sz="0" w:space="0" w:color="auto"/>
      </w:divBdr>
    </w:div>
    <w:div w:id="1808817792">
      <w:bodyDiv w:val="1"/>
      <w:marLeft w:val="0"/>
      <w:marRight w:val="0"/>
      <w:marTop w:val="0"/>
      <w:marBottom w:val="0"/>
      <w:divBdr>
        <w:top w:val="none" w:sz="0" w:space="0" w:color="auto"/>
        <w:left w:val="none" w:sz="0" w:space="0" w:color="auto"/>
        <w:bottom w:val="none" w:sz="0" w:space="0" w:color="auto"/>
        <w:right w:val="none" w:sz="0" w:space="0" w:color="auto"/>
      </w:divBdr>
    </w:div>
    <w:div w:id="1810047524">
      <w:bodyDiv w:val="1"/>
      <w:marLeft w:val="0"/>
      <w:marRight w:val="0"/>
      <w:marTop w:val="0"/>
      <w:marBottom w:val="0"/>
      <w:divBdr>
        <w:top w:val="none" w:sz="0" w:space="0" w:color="auto"/>
        <w:left w:val="none" w:sz="0" w:space="0" w:color="auto"/>
        <w:bottom w:val="none" w:sz="0" w:space="0" w:color="auto"/>
        <w:right w:val="none" w:sz="0" w:space="0" w:color="auto"/>
      </w:divBdr>
    </w:div>
    <w:div w:id="1810055214">
      <w:bodyDiv w:val="1"/>
      <w:marLeft w:val="0"/>
      <w:marRight w:val="0"/>
      <w:marTop w:val="0"/>
      <w:marBottom w:val="0"/>
      <w:divBdr>
        <w:top w:val="none" w:sz="0" w:space="0" w:color="auto"/>
        <w:left w:val="none" w:sz="0" w:space="0" w:color="auto"/>
        <w:bottom w:val="none" w:sz="0" w:space="0" w:color="auto"/>
        <w:right w:val="none" w:sz="0" w:space="0" w:color="auto"/>
      </w:divBdr>
    </w:div>
    <w:div w:id="1810322814">
      <w:bodyDiv w:val="1"/>
      <w:marLeft w:val="0"/>
      <w:marRight w:val="0"/>
      <w:marTop w:val="0"/>
      <w:marBottom w:val="0"/>
      <w:divBdr>
        <w:top w:val="none" w:sz="0" w:space="0" w:color="auto"/>
        <w:left w:val="none" w:sz="0" w:space="0" w:color="auto"/>
        <w:bottom w:val="none" w:sz="0" w:space="0" w:color="auto"/>
        <w:right w:val="none" w:sz="0" w:space="0" w:color="auto"/>
      </w:divBdr>
    </w:div>
    <w:div w:id="1815441312">
      <w:bodyDiv w:val="1"/>
      <w:marLeft w:val="0"/>
      <w:marRight w:val="0"/>
      <w:marTop w:val="0"/>
      <w:marBottom w:val="0"/>
      <w:divBdr>
        <w:top w:val="none" w:sz="0" w:space="0" w:color="auto"/>
        <w:left w:val="none" w:sz="0" w:space="0" w:color="auto"/>
        <w:bottom w:val="none" w:sz="0" w:space="0" w:color="auto"/>
        <w:right w:val="none" w:sz="0" w:space="0" w:color="auto"/>
      </w:divBdr>
    </w:div>
    <w:div w:id="1818523509">
      <w:bodyDiv w:val="1"/>
      <w:marLeft w:val="0"/>
      <w:marRight w:val="0"/>
      <w:marTop w:val="0"/>
      <w:marBottom w:val="0"/>
      <w:divBdr>
        <w:top w:val="none" w:sz="0" w:space="0" w:color="auto"/>
        <w:left w:val="none" w:sz="0" w:space="0" w:color="auto"/>
        <w:bottom w:val="none" w:sz="0" w:space="0" w:color="auto"/>
        <w:right w:val="none" w:sz="0" w:space="0" w:color="auto"/>
      </w:divBdr>
    </w:div>
    <w:div w:id="1825008827">
      <w:bodyDiv w:val="1"/>
      <w:marLeft w:val="0"/>
      <w:marRight w:val="0"/>
      <w:marTop w:val="0"/>
      <w:marBottom w:val="0"/>
      <w:divBdr>
        <w:top w:val="none" w:sz="0" w:space="0" w:color="auto"/>
        <w:left w:val="none" w:sz="0" w:space="0" w:color="auto"/>
        <w:bottom w:val="none" w:sz="0" w:space="0" w:color="auto"/>
        <w:right w:val="none" w:sz="0" w:space="0" w:color="auto"/>
      </w:divBdr>
    </w:div>
    <w:div w:id="1826817113">
      <w:bodyDiv w:val="1"/>
      <w:marLeft w:val="0"/>
      <w:marRight w:val="0"/>
      <w:marTop w:val="0"/>
      <w:marBottom w:val="0"/>
      <w:divBdr>
        <w:top w:val="none" w:sz="0" w:space="0" w:color="auto"/>
        <w:left w:val="none" w:sz="0" w:space="0" w:color="auto"/>
        <w:bottom w:val="none" w:sz="0" w:space="0" w:color="auto"/>
        <w:right w:val="none" w:sz="0" w:space="0" w:color="auto"/>
      </w:divBdr>
    </w:div>
    <w:div w:id="1828084257">
      <w:bodyDiv w:val="1"/>
      <w:marLeft w:val="0"/>
      <w:marRight w:val="0"/>
      <w:marTop w:val="0"/>
      <w:marBottom w:val="0"/>
      <w:divBdr>
        <w:top w:val="none" w:sz="0" w:space="0" w:color="auto"/>
        <w:left w:val="none" w:sz="0" w:space="0" w:color="auto"/>
        <w:bottom w:val="none" w:sz="0" w:space="0" w:color="auto"/>
        <w:right w:val="none" w:sz="0" w:space="0" w:color="auto"/>
      </w:divBdr>
    </w:div>
    <w:div w:id="1830438916">
      <w:bodyDiv w:val="1"/>
      <w:marLeft w:val="0"/>
      <w:marRight w:val="0"/>
      <w:marTop w:val="0"/>
      <w:marBottom w:val="0"/>
      <w:divBdr>
        <w:top w:val="none" w:sz="0" w:space="0" w:color="auto"/>
        <w:left w:val="none" w:sz="0" w:space="0" w:color="auto"/>
        <w:bottom w:val="none" w:sz="0" w:space="0" w:color="auto"/>
        <w:right w:val="none" w:sz="0" w:space="0" w:color="auto"/>
      </w:divBdr>
    </w:div>
    <w:div w:id="1831672310">
      <w:bodyDiv w:val="1"/>
      <w:marLeft w:val="0"/>
      <w:marRight w:val="0"/>
      <w:marTop w:val="0"/>
      <w:marBottom w:val="0"/>
      <w:divBdr>
        <w:top w:val="none" w:sz="0" w:space="0" w:color="auto"/>
        <w:left w:val="none" w:sz="0" w:space="0" w:color="auto"/>
        <w:bottom w:val="none" w:sz="0" w:space="0" w:color="auto"/>
        <w:right w:val="none" w:sz="0" w:space="0" w:color="auto"/>
      </w:divBdr>
    </w:div>
    <w:div w:id="1832090258">
      <w:bodyDiv w:val="1"/>
      <w:marLeft w:val="0"/>
      <w:marRight w:val="0"/>
      <w:marTop w:val="0"/>
      <w:marBottom w:val="0"/>
      <w:divBdr>
        <w:top w:val="none" w:sz="0" w:space="0" w:color="auto"/>
        <w:left w:val="none" w:sz="0" w:space="0" w:color="auto"/>
        <w:bottom w:val="none" w:sz="0" w:space="0" w:color="auto"/>
        <w:right w:val="none" w:sz="0" w:space="0" w:color="auto"/>
      </w:divBdr>
    </w:div>
    <w:div w:id="1833521721">
      <w:bodyDiv w:val="1"/>
      <w:marLeft w:val="0"/>
      <w:marRight w:val="0"/>
      <w:marTop w:val="0"/>
      <w:marBottom w:val="0"/>
      <w:divBdr>
        <w:top w:val="none" w:sz="0" w:space="0" w:color="auto"/>
        <w:left w:val="none" w:sz="0" w:space="0" w:color="auto"/>
        <w:bottom w:val="none" w:sz="0" w:space="0" w:color="auto"/>
        <w:right w:val="none" w:sz="0" w:space="0" w:color="auto"/>
      </w:divBdr>
    </w:div>
    <w:div w:id="1834249941">
      <w:bodyDiv w:val="1"/>
      <w:marLeft w:val="0"/>
      <w:marRight w:val="0"/>
      <w:marTop w:val="0"/>
      <w:marBottom w:val="0"/>
      <w:divBdr>
        <w:top w:val="none" w:sz="0" w:space="0" w:color="auto"/>
        <w:left w:val="none" w:sz="0" w:space="0" w:color="auto"/>
        <w:bottom w:val="none" w:sz="0" w:space="0" w:color="auto"/>
        <w:right w:val="none" w:sz="0" w:space="0" w:color="auto"/>
      </w:divBdr>
    </w:div>
    <w:div w:id="1836531655">
      <w:bodyDiv w:val="1"/>
      <w:marLeft w:val="0"/>
      <w:marRight w:val="0"/>
      <w:marTop w:val="0"/>
      <w:marBottom w:val="0"/>
      <w:divBdr>
        <w:top w:val="none" w:sz="0" w:space="0" w:color="auto"/>
        <w:left w:val="none" w:sz="0" w:space="0" w:color="auto"/>
        <w:bottom w:val="none" w:sz="0" w:space="0" w:color="auto"/>
        <w:right w:val="none" w:sz="0" w:space="0" w:color="auto"/>
      </w:divBdr>
    </w:div>
    <w:div w:id="1836728074">
      <w:bodyDiv w:val="1"/>
      <w:marLeft w:val="0"/>
      <w:marRight w:val="0"/>
      <w:marTop w:val="0"/>
      <w:marBottom w:val="0"/>
      <w:divBdr>
        <w:top w:val="none" w:sz="0" w:space="0" w:color="auto"/>
        <w:left w:val="none" w:sz="0" w:space="0" w:color="auto"/>
        <w:bottom w:val="none" w:sz="0" w:space="0" w:color="auto"/>
        <w:right w:val="none" w:sz="0" w:space="0" w:color="auto"/>
      </w:divBdr>
    </w:div>
    <w:div w:id="1841582710">
      <w:bodyDiv w:val="1"/>
      <w:marLeft w:val="0"/>
      <w:marRight w:val="0"/>
      <w:marTop w:val="0"/>
      <w:marBottom w:val="0"/>
      <w:divBdr>
        <w:top w:val="none" w:sz="0" w:space="0" w:color="auto"/>
        <w:left w:val="none" w:sz="0" w:space="0" w:color="auto"/>
        <w:bottom w:val="none" w:sz="0" w:space="0" w:color="auto"/>
        <w:right w:val="none" w:sz="0" w:space="0" w:color="auto"/>
      </w:divBdr>
    </w:div>
    <w:div w:id="1842039174">
      <w:bodyDiv w:val="1"/>
      <w:marLeft w:val="0"/>
      <w:marRight w:val="0"/>
      <w:marTop w:val="0"/>
      <w:marBottom w:val="0"/>
      <w:divBdr>
        <w:top w:val="none" w:sz="0" w:space="0" w:color="auto"/>
        <w:left w:val="none" w:sz="0" w:space="0" w:color="auto"/>
        <w:bottom w:val="none" w:sz="0" w:space="0" w:color="auto"/>
        <w:right w:val="none" w:sz="0" w:space="0" w:color="auto"/>
      </w:divBdr>
    </w:div>
    <w:div w:id="1845437105">
      <w:bodyDiv w:val="1"/>
      <w:marLeft w:val="0"/>
      <w:marRight w:val="0"/>
      <w:marTop w:val="0"/>
      <w:marBottom w:val="0"/>
      <w:divBdr>
        <w:top w:val="none" w:sz="0" w:space="0" w:color="auto"/>
        <w:left w:val="none" w:sz="0" w:space="0" w:color="auto"/>
        <w:bottom w:val="none" w:sz="0" w:space="0" w:color="auto"/>
        <w:right w:val="none" w:sz="0" w:space="0" w:color="auto"/>
      </w:divBdr>
    </w:div>
    <w:div w:id="1848596970">
      <w:bodyDiv w:val="1"/>
      <w:marLeft w:val="0"/>
      <w:marRight w:val="0"/>
      <w:marTop w:val="0"/>
      <w:marBottom w:val="0"/>
      <w:divBdr>
        <w:top w:val="none" w:sz="0" w:space="0" w:color="auto"/>
        <w:left w:val="none" w:sz="0" w:space="0" w:color="auto"/>
        <w:bottom w:val="none" w:sz="0" w:space="0" w:color="auto"/>
        <w:right w:val="none" w:sz="0" w:space="0" w:color="auto"/>
      </w:divBdr>
    </w:div>
    <w:div w:id="1849443933">
      <w:bodyDiv w:val="1"/>
      <w:marLeft w:val="0"/>
      <w:marRight w:val="0"/>
      <w:marTop w:val="0"/>
      <w:marBottom w:val="0"/>
      <w:divBdr>
        <w:top w:val="none" w:sz="0" w:space="0" w:color="auto"/>
        <w:left w:val="none" w:sz="0" w:space="0" w:color="auto"/>
        <w:bottom w:val="none" w:sz="0" w:space="0" w:color="auto"/>
        <w:right w:val="none" w:sz="0" w:space="0" w:color="auto"/>
      </w:divBdr>
    </w:div>
    <w:div w:id="1852449923">
      <w:bodyDiv w:val="1"/>
      <w:marLeft w:val="0"/>
      <w:marRight w:val="0"/>
      <w:marTop w:val="0"/>
      <w:marBottom w:val="0"/>
      <w:divBdr>
        <w:top w:val="none" w:sz="0" w:space="0" w:color="auto"/>
        <w:left w:val="none" w:sz="0" w:space="0" w:color="auto"/>
        <w:bottom w:val="none" w:sz="0" w:space="0" w:color="auto"/>
        <w:right w:val="none" w:sz="0" w:space="0" w:color="auto"/>
      </w:divBdr>
    </w:div>
    <w:div w:id="1857114959">
      <w:bodyDiv w:val="1"/>
      <w:marLeft w:val="0"/>
      <w:marRight w:val="0"/>
      <w:marTop w:val="0"/>
      <w:marBottom w:val="0"/>
      <w:divBdr>
        <w:top w:val="none" w:sz="0" w:space="0" w:color="auto"/>
        <w:left w:val="none" w:sz="0" w:space="0" w:color="auto"/>
        <w:bottom w:val="none" w:sz="0" w:space="0" w:color="auto"/>
        <w:right w:val="none" w:sz="0" w:space="0" w:color="auto"/>
      </w:divBdr>
    </w:div>
    <w:div w:id="1857622133">
      <w:bodyDiv w:val="1"/>
      <w:marLeft w:val="0"/>
      <w:marRight w:val="0"/>
      <w:marTop w:val="0"/>
      <w:marBottom w:val="0"/>
      <w:divBdr>
        <w:top w:val="none" w:sz="0" w:space="0" w:color="auto"/>
        <w:left w:val="none" w:sz="0" w:space="0" w:color="auto"/>
        <w:bottom w:val="none" w:sz="0" w:space="0" w:color="auto"/>
        <w:right w:val="none" w:sz="0" w:space="0" w:color="auto"/>
      </w:divBdr>
    </w:div>
    <w:div w:id="1859201252">
      <w:bodyDiv w:val="1"/>
      <w:marLeft w:val="0"/>
      <w:marRight w:val="0"/>
      <w:marTop w:val="0"/>
      <w:marBottom w:val="0"/>
      <w:divBdr>
        <w:top w:val="none" w:sz="0" w:space="0" w:color="auto"/>
        <w:left w:val="none" w:sz="0" w:space="0" w:color="auto"/>
        <w:bottom w:val="none" w:sz="0" w:space="0" w:color="auto"/>
        <w:right w:val="none" w:sz="0" w:space="0" w:color="auto"/>
      </w:divBdr>
    </w:div>
    <w:div w:id="1860267181">
      <w:bodyDiv w:val="1"/>
      <w:marLeft w:val="0"/>
      <w:marRight w:val="0"/>
      <w:marTop w:val="0"/>
      <w:marBottom w:val="0"/>
      <w:divBdr>
        <w:top w:val="none" w:sz="0" w:space="0" w:color="auto"/>
        <w:left w:val="none" w:sz="0" w:space="0" w:color="auto"/>
        <w:bottom w:val="none" w:sz="0" w:space="0" w:color="auto"/>
        <w:right w:val="none" w:sz="0" w:space="0" w:color="auto"/>
      </w:divBdr>
    </w:div>
    <w:div w:id="1863590479">
      <w:bodyDiv w:val="1"/>
      <w:marLeft w:val="0"/>
      <w:marRight w:val="0"/>
      <w:marTop w:val="0"/>
      <w:marBottom w:val="0"/>
      <w:divBdr>
        <w:top w:val="none" w:sz="0" w:space="0" w:color="auto"/>
        <w:left w:val="none" w:sz="0" w:space="0" w:color="auto"/>
        <w:bottom w:val="none" w:sz="0" w:space="0" w:color="auto"/>
        <w:right w:val="none" w:sz="0" w:space="0" w:color="auto"/>
      </w:divBdr>
    </w:div>
    <w:div w:id="1864321956">
      <w:bodyDiv w:val="1"/>
      <w:marLeft w:val="0"/>
      <w:marRight w:val="0"/>
      <w:marTop w:val="0"/>
      <w:marBottom w:val="0"/>
      <w:divBdr>
        <w:top w:val="none" w:sz="0" w:space="0" w:color="auto"/>
        <w:left w:val="none" w:sz="0" w:space="0" w:color="auto"/>
        <w:bottom w:val="none" w:sz="0" w:space="0" w:color="auto"/>
        <w:right w:val="none" w:sz="0" w:space="0" w:color="auto"/>
      </w:divBdr>
    </w:div>
    <w:div w:id="1868448278">
      <w:bodyDiv w:val="1"/>
      <w:marLeft w:val="0"/>
      <w:marRight w:val="0"/>
      <w:marTop w:val="0"/>
      <w:marBottom w:val="0"/>
      <w:divBdr>
        <w:top w:val="none" w:sz="0" w:space="0" w:color="auto"/>
        <w:left w:val="none" w:sz="0" w:space="0" w:color="auto"/>
        <w:bottom w:val="none" w:sz="0" w:space="0" w:color="auto"/>
        <w:right w:val="none" w:sz="0" w:space="0" w:color="auto"/>
      </w:divBdr>
    </w:div>
    <w:div w:id="1869567016">
      <w:bodyDiv w:val="1"/>
      <w:marLeft w:val="0"/>
      <w:marRight w:val="0"/>
      <w:marTop w:val="0"/>
      <w:marBottom w:val="0"/>
      <w:divBdr>
        <w:top w:val="none" w:sz="0" w:space="0" w:color="auto"/>
        <w:left w:val="none" w:sz="0" w:space="0" w:color="auto"/>
        <w:bottom w:val="none" w:sz="0" w:space="0" w:color="auto"/>
        <w:right w:val="none" w:sz="0" w:space="0" w:color="auto"/>
      </w:divBdr>
    </w:div>
    <w:div w:id="1875578794">
      <w:bodyDiv w:val="1"/>
      <w:marLeft w:val="0"/>
      <w:marRight w:val="0"/>
      <w:marTop w:val="0"/>
      <w:marBottom w:val="0"/>
      <w:divBdr>
        <w:top w:val="none" w:sz="0" w:space="0" w:color="auto"/>
        <w:left w:val="none" w:sz="0" w:space="0" w:color="auto"/>
        <w:bottom w:val="none" w:sz="0" w:space="0" w:color="auto"/>
        <w:right w:val="none" w:sz="0" w:space="0" w:color="auto"/>
      </w:divBdr>
    </w:div>
    <w:div w:id="1880898585">
      <w:bodyDiv w:val="1"/>
      <w:marLeft w:val="0"/>
      <w:marRight w:val="0"/>
      <w:marTop w:val="0"/>
      <w:marBottom w:val="0"/>
      <w:divBdr>
        <w:top w:val="none" w:sz="0" w:space="0" w:color="auto"/>
        <w:left w:val="none" w:sz="0" w:space="0" w:color="auto"/>
        <w:bottom w:val="none" w:sz="0" w:space="0" w:color="auto"/>
        <w:right w:val="none" w:sz="0" w:space="0" w:color="auto"/>
      </w:divBdr>
    </w:div>
    <w:div w:id="1888032513">
      <w:bodyDiv w:val="1"/>
      <w:marLeft w:val="0"/>
      <w:marRight w:val="0"/>
      <w:marTop w:val="0"/>
      <w:marBottom w:val="0"/>
      <w:divBdr>
        <w:top w:val="none" w:sz="0" w:space="0" w:color="auto"/>
        <w:left w:val="none" w:sz="0" w:space="0" w:color="auto"/>
        <w:bottom w:val="none" w:sz="0" w:space="0" w:color="auto"/>
        <w:right w:val="none" w:sz="0" w:space="0" w:color="auto"/>
      </w:divBdr>
    </w:div>
    <w:div w:id="1891573216">
      <w:bodyDiv w:val="1"/>
      <w:marLeft w:val="0"/>
      <w:marRight w:val="0"/>
      <w:marTop w:val="0"/>
      <w:marBottom w:val="0"/>
      <w:divBdr>
        <w:top w:val="none" w:sz="0" w:space="0" w:color="auto"/>
        <w:left w:val="none" w:sz="0" w:space="0" w:color="auto"/>
        <w:bottom w:val="none" w:sz="0" w:space="0" w:color="auto"/>
        <w:right w:val="none" w:sz="0" w:space="0" w:color="auto"/>
      </w:divBdr>
    </w:div>
    <w:div w:id="1892577204">
      <w:bodyDiv w:val="1"/>
      <w:marLeft w:val="0"/>
      <w:marRight w:val="0"/>
      <w:marTop w:val="0"/>
      <w:marBottom w:val="0"/>
      <w:divBdr>
        <w:top w:val="none" w:sz="0" w:space="0" w:color="auto"/>
        <w:left w:val="none" w:sz="0" w:space="0" w:color="auto"/>
        <w:bottom w:val="none" w:sz="0" w:space="0" w:color="auto"/>
        <w:right w:val="none" w:sz="0" w:space="0" w:color="auto"/>
      </w:divBdr>
    </w:div>
    <w:div w:id="1893228834">
      <w:bodyDiv w:val="1"/>
      <w:marLeft w:val="0"/>
      <w:marRight w:val="0"/>
      <w:marTop w:val="0"/>
      <w:marBottom w:val="0"/>
      <w:divBdr>
        <w:top w:val="none" w:sz="0" w:space="0" w:color="auto"/>
        <w:left w:val="none" w:sz="0" w:space="0" w:color="auto"/>
        <w:bottom w:val="none" w:sz="0" w:space="0" w:color="auto"/>
        <w:right w:val="none" w:sz="0" w:space="0" w:color="auto"/>
      </w:divBdr>
    </w:div>
    <w:div w:id="1894197865">
      <w:bodyDiv w:val="1"/>
      <w:marLeft w:val="0"/>
      <w:marRight w:val="0"/>
      <w:marTop w:val="0"/>
      <w:marBottom w:val="0"/>
      <w:divBdr>
        <w:top w:val="none" w:sz="0" w:space="0" w:color="auto"/>
        <w:left w:val="none" w:sz="0" w:space="0" w:color="auto"/>
        <w:bottom w:val="none" w:sz="0" w:space="0" w:color="auto"/>
        <w:right w:val="none" w:sz="0" w:space="0" w:color="auto"/>
      </w:divBdr>
    </w:div>
    <w:div w:id="1896313485">
      <w:bodyDiv w:val="1"/>
      <w:marLeft w:val="0"/>
      <w:marRight w:val="0"/>
      <w:marTop w:val="0"/>
      <w:marBottom w:val="0"/>
      <w:divBdr>
        <w:top w:val="none" w:sz="0" w:space="0" w:color="auto"/>
        <w:left w:val="none" w:sz="0" w:space="0" w:color="auto"/>
        <w:bottom w:val="none" w:sz="0" w:space="0" w:color="auto"/>
        <w:right w:val="none" w:sz="0" w:space="0" w:color="auto"/>
      </w:divBdr>
    </w:div>
    <w:div w:id="1899436669">
      <w:bodyDiv w:val="1"/>
      <w:marLeft w:val="0"/>
      <w:marRight w:val="0"/>
      <w:marTop w:val="0"/>
      <w:marBottom w:val="0"/>
      <w:divBdr>
        <w:top w:val="none" w:sz="0" w:space="0" w:color="auto"/>
        <w:left w:val="none" w:sz="0" w:space="0" w:color="auto"/>
        <w:bottom w:val="none" w:sz="0" w:space="0" w:color="auto"/>
        <w:right w:val="none" w:sz="0" w:space="0" w:color="auto"/>
      </w:divBdr>
    </w:div>
    <w:div w:id="1900163035">
      <w:bodyDiv w:val="1"/>
      <w:marLeft w:val="0"/>
      <w:marRight w:val="0"/>
      <w:marTop w:val="0"/>
      <w:marBottom w:val="0"/>
      <w:divBdr>
        <w:top w:val="none" w:sz="0" w:space="0" w:color="auto"/>
        <w:left w:val="none" w:sz="0" w:space="0" w:color="auto"/>
        <w:bottom w:val="none" w:sz="0" w:space="0" w:color="auto"/>
        <w:right w:val="none" w:sz="0" w:space="0" w:color="auto"/>
      </w:divBdr>
    </w:div>
    <w:div w:id="1900704660">
      <w:bodyDiv w:val="1"/>
      <w:marLeft w:val="0"/>
      <w:marRight w:val="0"/>
      <w:marTop w:val="0"/>
      <w:marBottom w:val="0"/>
      <w:divBdr>
        <w:top w:val="none" w:sz="0" w:space="0" w:color="auto"/>
        <w:left w:val="none" w:sz="0" w:space="0" w:color="auto"/>
        <w:bottom w:val="none" w:sz="0" w:space="0" w:color="auto"/>
        <w:right w:val="none" w:sz="0" w:space="0" w:color="auto"/>
      </w:divBdr>
    </w:div>
    <w:div w:id="1902397449">
      <w:bodyDiv w:val="1"/>
      <w:marLeft w:val="0"/>
      <w:marRight w:val="0"/>
      <w:marTop w:val="0"/>
      <w:marBottom w:val="0"/>
      <w:divBdr>
        <w:top w:val="none" w:sz="0" w:space="0" w:color="auto"/>
        <w:left w:val="none" w:sz="0" w:space="0" w:color="auto"/>
        <w:bottom w:val="none" w:sz="0" w:space="0" w:color="auto"/>
        <w:right w:val="none" w:sz="0" w:space="0" w:color="auto"/>
      </w:divBdr>
    </w:div>
    <w:div w:id="1902641461">
      <w:bodyDiv w:val="1"/>
      <w:marLeft w:val="0"/>
      <w:marRight w:val="0"/>
      <w:marTop w:val="0"/>
      <w:marBottom w:val="0"/>
      <w:divBdr>
        <w:top w:val="none" w:sz="0" w:space="0" w:color="auto"/>
        <w:left w:val="none" w:sz="0" w:space="0" w:color="auto"/>
        <w:bottom w:val="none" w:sz="0" w:space="0" w:color="auto"/>
        <w:right w:val="none" w:sz="0" w:space="0" w:color="auto"/>
      </w:divBdr>
    </w:div>
    <w:div w:id="1902672380">
      <w:bodyDiv w:val="1"/>
      <w:marLeft w:val="0"/>
      <w:marRight w:val="0"/>
      <w:marTop w:val="0"/>
      <w:marBottom w:val="0"/>
      <w:divBdr>
        <w:top w:val="none" w:sz="0" w:space="0" w:color="auto"/>
        <w:left w:val="none" w:sz="0" w:space="0" w:color="auto"/>
        <w:bottom w:val="none" w:sz="0" w:space="0" w:color="auto"/>
        <w:right w:val="none" w:sz="0" w:space="0" w:color="auto"/>
      </w:divBdr>
    </w:div>
    <w:div w:id="1903131658">
      <w:bodyDiv w:val="1"/>
      <w:marLeft w:val="0"/>
      <w:marRight w:val="0"/>
      <w:marTop w:val="0"/>
      <w:marBottom w:val="0"/>
      <w:divBdr>
        <w:top w:val="none" w:sz="0" w:space="0" w:color="auto"/>
        <w:left w:val="none" w:sz="0" w:space="0" w:color="auto"/>
        <w:bottom w:val="none" w:sz="0" w:space="0" w:color="auto"/>
        <w:right w:val="none" w:sz="0" w:space="0" w:color="auto"/>
      </w:divBdr>
    </w:div>
    <w:div w:id="1908029344">
      <w:bodyDiv w:val="1"/>
      <w:marLeft w:val="0"/>
      <w:marRight w:val="0"/>
      <w:marTop w:val="0"/>
      <w:marBottom w:val="0"/>
      <w:divBdr>
        <w:top w:val="none" w:sz="0" w:space="0" w:color="auto"/>
        <w:left w:val="none" w:sz="0" w:space="0" w:color="auto"/>
        <w:bottom w:val="none" w:sz="0" w:space="0" w:color="auto"/>
        <w:right w:val="none" w:sz="0" w:space="0" w:color="auto"/>
      </w:divBdr>
    </w:div>
    <w:div w:id="1908419546">
      <w:bodyDiv w:val="1"/>
      <w:marLeft w:val="0"/>
      <w:marRight w:val="0"/>
      <w:marTop w:val="0"/>
      <w:marBottom w:val="0"/>
      <w:divBdr>
        <w:top w:val="none" w:sz="0" w:space="0" w:color="auto"/>
        <w:left w:val="none" w:sz="0" w:space="0" w:color="auto"/>
        <w:bottom w:val="none" w:sz="0" w:space="0" w:color="auto"/>
        <w:right w:val="none" w:sz="0" w:space="0" w:color="auto"/>
      </w:divBdr>
    </w:div>
    <w:div w:id="1909488142">
      <w:bodyDiv w:val="1"/>
      <w:marLeft w:val="0"/>
      <w:marRight w:val="0"/>
      <w:marTop w:val="0"/>
      <w:marBottom w:val="0"/>
      <w:divBdr>
        <w:top w:val="none" w:sz="0" w:space="0" w:color="auto"/>
        <w:left w:val="none" w:sz="0" w:space="0" w:color="auto"/>
        <w:bottom w:val="none" w:sz="0" w:space="0" w:color="auto"/>
        <w:right w:val="none" w:sz="0" w:space="0" w:color="auto"/>
      </w:divBdr>
    </w:div>
    <w:div w:id="1910074872">
      <w:bodyDiv w:val="1"/>
      <w:marLeft w:val="0"/>
      <w:marRight w:val="0"/>
      <w:marTop w:val="0"/>
      <w:marBottom w:val="0"/>
      <w:divBdr>
        <w:top w:val="none" w:sz="0" w:space="0" w:color="auto"/>
        <w:left w:val="none" w:sz="0" w:space="0" w:color="auto"/>
        <w:bottom w:val="none" w:sz="0" w:space="0" w:color="auto"/>
        <w:right w:val="none" w:sz="0" w:space="0" w:color="auto"/>
      </w:divBdr>
    </w:div>
    <w:div w:id="1911378250">
      <w:bodyDiv w:val="1"/>
      <w:marLeft w:val="0"/>
      <w:marRight w:val="0"/>
      <w:marTop w:val="0"/>
      <w:marBottom w:val="0"/>
      <w:divBdr>
        <w:top w:val="none" w:sz="0" w:space="0" w:color="auto"/>
        <w:left w:val="none" w:sz="0" w:space="0" w:color="auto"/>
        <w:bottom w:val="none" w:sz="0" w:space="0" w:color="auto"/>
        <w:right w:val="none" w:sz="0" w:space="0" w:color="auto"/>
      </w:divBdr>
    </w:div>
    <w:div w:id="1915552404">
      <w:bodyDiv w:val="1"/>
      <w:marLeft w:val="0"/>
      <w:marRight w:val="0"/>
      <w:marTop w:val="0"/>
      <w:marBottom w:val="0"/>
      <w:divBdr>
        <w:top w:val="none" w:sz="0" w:space="0" w:color="auto"/>
        <w:left w:val="none" w:sz="0" w:space="0" w:color="auto"/>
        <w:bottom w:val="none" w:sz="0" w:space="0" w:color="auto"/>
        <w:right w:val="none" w:sz="0" w:space="0" w:color="auto"/>
      </w:divBdr>
    </w:div>
    <w:div w:id="1917323857">
      <w:bodyDiv w:val="1"/>
      <w:marLeft w:val="0"/>
      <w:marRight w:val="0"/>
      <w:marTop w:val="0"/>
      <w:marBottom w:val="0"/>
      <w:divBdr>
        <w:top w:val="none" w:sz="0" w:space="0" w:color="auto"/>
        <w:left w:val="none" w:sz="0" w:space="0" w:color="auto"/>
        <w:bottom w:val="none" w:sz="0" w:space="0" w:color="auto"/>
        <w:right w:val="none" w:sz="0" w:space="0" w:color="auto"/>
      </w:divBdr>
    </w:div>
    <w:div w:id="1920870853">
      <w:bodyDiv w:val="1"/>
      <w:marLeft w:val="0"/>
      <w:marRight w:val="0"/>
      <w:marTop w:val="0"/>
      <w:marBottom w:val="0"/>
      <w:divBdr>
        <w:top w:val="none" w:sz="0" w:space="0" w:color="auto"/>
        <w:left w:val="none" w:sz="0" w:space="0" w:color="auto"/>
        <w:bottom w:val="none" w:sz="0" w:space="0" w:color="auto"/>
        <w:right w:val="none" w:sz="0" w:space="0" w:color="auto"/>
      </w:divBdr>
    </w:div>
    <w:div w:id="1921215286">
      <w:bodyDiv w:val="1"/>
      <w:marLeft w:val="0"/>
      <w:marRight w:val="0"/>
      <w:marTop w:val="0"/>
      <w:marBottom w:val="0"/>
      <w:divBdr>
        <w:top w:val="none" w:sz="0" w:space="0" w:color="auto"/>
        <w:left w:val="none" w:sz="0" w:space="0" w:color="auto"/>
        <w:bottom w:val="none" w:sz="0" w:space="0" w:color="auto"/>
        <w:right w:val="none" w:sz="0" w:space="0" w:color="auto"/>
      </w:divBdr>
    </w:div>
    <w:div w:id="1926063175">
      <w:bodyDiv w:val="1"/>
      <w:marLeft w:val="0"/>
      <w:marRight w:val="0"/>
      <w:marTop w:val="0"/>
      <w:marBottom w:val="0"/>
      <w:divBdr>
        <w:top w:val="none" w:sz="0" w:space="0" w:color="auto"/>
        <w:left w:val="none" w:sz="0" w:space="0" w:color="auto"/>
        <w:bottom w:val="none" w:sz="0" w:space="0" w:color="auto"/>
        <w:right w:val="none" w:sz="0" w:space="0" w:color="auto"/>
      </w:divBdr>
    </w:div>
    <w:div w:id="1928465301">
      <w:bodyDiv w:val="1"/>
      <w:marLeft w:val="0"/>
      <w:marRight w:val="0"/>
      <w:marTop w:val="0"/>
      <w:marBottom w:val="0"/>
      <w:divBdr>
        <w:top w:val="none" w:sz="0" w:space="0" w:color="auto"/>
        <w:left w:val="none" w:sz="0" w:space="0" w:color="auto"/>
        <w:bottom w:val="none" w:sz="0" w:space="0" w:color="auto"/>
        <w:right w:val="none" w:sz="0" w:space="0" w:color="auto"/>
      </w:divBdr>
    </w:div>
    <w:div w:id="1932666681">
      <w:bodyDiv w:val="1"/>
      <w:marLeft w:val="0"/>
      <w:marRight w:val="0"/>
      <w:marTop w:val="0"/>
      <w:marBottom w:val="0"/>
      <w:divBdr>
        <w:top w:val="none" w:sz="0" w:space="0" w:color="auto"/>
        <w:left w:val="none" w:sz="0" w:space="0" w:color="auto"/>
        <w:bottom w:val="none" w:sz="0" w:space="0" w:color="auto"/>
        <w:right w:val="none" w:sz="0" w:space="0" w:color="auto"/>
      </w:divBdr>
    </w:div>
    <w:div w:id="1936130953">
      <w:bodyDiv w:val="1"/>
      <w:marLeft w:val="0"/>
      <w:marRight w:val="0"/>
      <w:marTop w:val="0"/>
      <w:marBottom w:val="0"/>
      <w:divBdr>
        <w:top w:val="none" w:sz="0" w:space="0" w:color="auto"/>
        <w:left w:val="none" w:sz="0" w:space="0" w:color="auto"/>
        <w:bottom w:val="none" w:sz="0" w:space="0" w:color="auto"/>
        <w:right w:val="none" w:sz="0" w:space="0" w:color="auto"/>
      </w:divBdr>
    </w:div>
    <w:div w:id="1938904826">
      <w:bodyDiv w:val="1"/>
      <w:marLeft w:val="0"/>
      <w:marRight w:val="0"/>
      <w:marTop w:val="0"/>
      <w:marBottom w:val="0"/>
      <w:divBdr>
        <w:top w:val="none" w:sz="0" w:space="0" w:color="auto"/>
        <w:left w:val="none" w:sz="0" w:space="0" w:color="auto"/>
        <w:bottom w:val="none" w:sz="0" w:space="0" w:color="auto"/>
        <w:right w:val="none" w:sz="0" w:space="0" w:color="auto"/>
      </w:divBdr>
    </w:div>
    <w:div w:id="1940136868">
      <w:bodyDiv w:val="1"/>
      <w:marLeft w:val="0"/>
      <w:marRight w:val="0"/>
      <w:marTop w:val="0"/>
      <w:marBottom w:val="0"/>
      <w:divBdr>
        <w:top w:val="none" w:sz="0" w:space="0" w:color="auto"/>
        <w:left w:val="none" w:sz="0" w:space="0" w:color="auto"/>
        <w:bottom w:val="none" w:sz="0" w:space="0" w:color="auto"/>
        <w:right w:val="none" w:sz="0" w:space="0" w:color="auto"/>
      </w:divBdr>
    </w:div>
    <w:div w:id="1940286803">
      <w:bodyDiv w:val="1"/>
      <w:marLeft w:val="0"/>
      <w:marRight w:val="0"/>
      <w:marTop w:val="0"/>
      <w:marBottom w:val="0"/>
      <w:divBdr>
        <w:top w:val="none" w:sz="0" w:space="0" w:color="auto"/>
        <w:left w:val="none" w:sz="0" w:space="0" w:color="auto"/>
        <w:bottom w:val="none" w:sz="0" w:space="0" w:color="auto"/>
        <w:right w:val="none" w:sz="0" w:space="0" w:color="auto"/>
      </w:divBdr>
    </w:div>
    <w:div w:id="1945264604">
      <w:bodyDiv w:val="1"/>
      <w:marLeft w:val="0"/>
      <w:marRight w:val="0"/>
      <w:marTop w:val="0"/>
      <w:marBottom w:val="0"/>
      <w:divBdr>
        <w:top w:val="none" w:sz="0" w:space="0" w:color="auto"/>
        <w:left w:val="none" w:sz="0" w:space="0" w:color="auto"/>
        <w:bottom w:val="none" w:sz="0" w:space="0" w:color="auto"/>
        <w:right w:val="none" w:sz="0" w:space="0" w:color="auto"/>
      </w:divBdr>
    </w:div>
    <w:div w:id="1945308641">
      <w:bodyDiv w:val="1"/>
      <w:marLeft w:val="0"/>
      <w:marRight w:val="0"/>
      <w:marTop w:val="0"/>
      <w:marBottom w:val="0"/>
      <w:divBdr>
        <w:top w:val="none" w:sz="0" w:space="0" w:color="auto"/>
        <w:left w:val="none" w:sz="0" w:space="0" w:color="auto"/>
        <w:bottom w:val="none" w:sz="0" w:space="0" w:color="auto"/>
        <w:right w:val="none" w:sz="0" w:space="0" w:color="auto"/>
      </w:divBdr>
    </w:div>
    <w:div w:id="1945922115">
      <w:bodyDiv w:val="1"/>
      <w:marLeft w:val="0"/>
      <w:marRight w:val="0"/>
      <w:marTop w:val="0"/>
      <w:marBottom w:val="0"/>
      <w:divBdr>
        <w:top w:val="none" w:sz="0" w:space="0" w:color="auto"/>
        <w:left w:val="none" w:sz="0" w:space="0" w:color="auto"/>
        <w:bottom w:val="none" w:sz="0" w:space="0" w:color="auto"/>
        <w:right w:val="none" w:sz="0" w:space="0" w:color="auto"/>
      </w:divBdr>
    </w:div>
    <w:div w:id="1947076306">
      <w:bodyDiv w:val="1"/>
      <w:marLeft w:val="0"/>
      <w:marRight w:val="0"/>
      <w:marTop w:val="0"/>
      <w:marBottom w:val="0"/>
      <w:divBdr>
        <w:top w:val="none" w:sz="0" w:space="0" w:color="auto"/>
        <w:left w:val="none" w:sz="0" w:space="0" w:color="auto"/>
        <w:bottom w:val="none" w:sz="0" w:space="0" w:color="auto"/>
        <w:right w:val="none" w:sz="0" w:space="0" w:color="auto"/>
      </w:divBdr>
    </w:div>
    <w:div w:id="1948193874">
      <w:bodyDiv w:val="1"/>
      <w:marLeft w:val="0"/>
      <w:marRight w:val="0"/>
      <w:marTop w:val="0"/>
      <w:marBottom w:val="0"/>
      <w:divBdr>
        <w:top w:val="none" w:sz="0" w:space="0" w:color="auto"/>
        <w:left w:val="none" w:sz="0" w:space="0" w:color="auto"/>
        <w:bottom w:val="none" w:sz="0" w:space="0" w:color="auto"/>
        <w:right w:val="none" w:sz="0" w:space="0" w:color="auto"/>
      </w:divBdr>
    </w:div>
    <w:div w:id="1949654994">
      <w:bodyDiv w:val="1"/>
      <w:marLeft w:val="0"/>
      <w:marRight w:val="0"/>
      <w:marTop w:val="0"/>
      <w:marBottom w:val="0"/>
      <w:divBdr>
        <w:top w:val="none" w:sz="0" w:space="0" w:color="auto"/>
        <w:left w:val="none" w:sz="0" w:space="0" w:color="auto"/>
        <w:bottom w:val="none" w:sz="0" w:space="0" w:color="auto"/>
        <w:right w:val="none" w:sz="0" w:space="0" w:color="auto"/>
      </w:divBdr>
    </w:div>
    <w:div w:id="1950383775">
      <w:bodyDiv w:val="1"/>
      <w:marLeft w:val="0"/>
      <w:marRight w:val="0"/>
      <w:marTop w:val="0"/>
      <w:marBottom w:val="0"/>
      <w:divBdr>
        <w:top w:val="none" w:sz="0" w:space="0" w:color="auto"/>
        <w:left w:val="none" w:sz="0" w:space="0" w:color="auto"/>
        <w:bottom w:val="none" w:sz="0" w:space="0" w:color="auto"/>
        <w:right w:val="none" w:sz="0" w:space="0" w:color="auto"/>
      </w:divBdr>
    </w:div>
    <w:div w:id="1950812796">
      <w:bodyDiv w:val="1"/>
      <w:marLeft w:val="0"/>
      <w:marRight w:val="0"/>
      <w:marTop w:val="0"/>
      <w:marBottom w:val="0"/>
      <w:divBdr>
        <w:top w:val="none" w:sz="0" w:space="0" w:color="auto"/>
        <w:left w:val="none" w:sz="0" w:space="0" w:color="auto"/>
        <w:bottom w:val="none" w:sz="0" w:space="0" w:color="auto"/>
        <w:right w:val="none" w:sz="0" w:space="0" w:color="auto"/>
      </w:divBdr>
    </w:div>
    <w:div w:id="1950888387">
      <w:bodyDiv w:val="1"/>
      <w:marLeft w:val="0"/>
      <w:marRight w:val="0"/>
      <w:marTop w:val="0"/>
      <w:marBottom w:val="0"/>
      <w:divBdr>
        <w:top w:val="none" w:sz="0" w:space="0" w:color="auto"/>
        <w:left w:val="none" w:sz="0" w:space="0" w:color="auto"/>
        <w:bottom w:val="none" w:sz="0" w:space="0" w:color="auto"/>
        <w:right w:val="none" w:sz="0" w:space="0" w:color="auto"/>
      </w:divBdr>
    </w:div>
    <w:div w:id="1952203182">
      <w:bodyDiv w:val="1"/>
      <w:marLeft w:val="0"/>
      <w:marRight w:val="0"/>
      <w:marTop w:val="0"/>
      <w:marBottom w:val="0"/>
      <w:divBdr>
        <w:top w:val="none" w:sz="0" w:space="0" w:color="auto"/>
        <w:left w:val="none" w:sz="0" w:space="0" w:color="auto"/>
        <w:bottom w:val="none" w:sz="0" w:space="0" w:color="auto"/>
        <w:right w:val="none" w:sz="0" w:space="0" w:color="auto"/>
      </w:divBdr>
    </w:div>
    <w:div w:id="1953050800">
      <w:bodyDiv w:val="1"/>
      <w:marLeft w:val="0"/>
      <w:marRight w:val="0"/>
      <w:marTop w:val="0"/>
      <w:marBottom w:val="0"/>
      <w:divBdr>
        <w:top w:val="none" w:sz="0" w:space="0" w:color="auto"/>
        <w:left w:val="none" w:sz="0" w:space="0" w:color="auto"/>
        <w:bottom w:val="none" w:sz="0" w:space="0" w:color="auto"/>
        <w:right w:val="none" w:sz="0" w:space="0" w:color="auto"/>
      </w:divBdr>
    </w:div>
    <w:div w:id="1953442156">
      <w:bodyDiv w:val="1"/>
      <w:marLeft w:val="0"/>
      <w:marRight w:val="0"/>
      <w:marTop w:val="0"/>
      <w:marBottom w:val="0"/>
      <w:divBdr>
        <w:top w:val="none" w:sz="0" w:space="0" w:color="auto"/>
        <w:left w:val="none" w:sz="0" w:space="0" w:color="auto"/>
        <w:bottom w:val="none" w:sz="0" w:space="0" w:color="auto"/>
        <w:right w:val="none" w:sz="0" w:space="0" w:color="auto"/>
      </w:divBdr>
    </w:div>
    <w:div w:id="1953825671">
      <w:bodyDiv w:val="1"/>
      <w:marLeft w:val="0"/>
      <w:marRight w:val="0"/>
      <w:marTop w:val="0"/>
      <w:marBottom w:val="0"/>
      <w:divBdr>
        <w:top w:val="none" w:sz="0" w:space="0" w:color="auto"/>
        <w:left w:val="none" w:sz="0" w:space="0" w:color="auto"/>
        <w:bottom w:val="none" w:sz="0" w:space="0" w:color="auto"/>
        <w:right w:val="none" w:sz="0" w:space="0" w:color="auto"/>
      </w:divBdr>
    </w:div>
    <w:div w:id="1960064159">
      <w:bodyDiv w:val="1"/>
      <w:marLeft w:val="0"/>
      <w:marRight w:val="0"/>
      <w:marTop w:val="0"/>
      <w:marBottom w:val="0"/>
      <w:divBdr>
        <w:top w:val="none" w:sz="0" w:space="0" w:color="auto"/>
        <w:left w:val="none" w:sz="0" w:space="0" w:color="auto"/>
        <w:bottom w:val="none" w:sz="0" w:space="0" w:color="auto"/>
        <w:right w:val="none" w:sz="0" w:space="0" w:color="auto"/>
      </w:divBdr>
    </w:div>
    <w:div w:id="1960337091">
      <w:bodyDiv w:val="1"/>
      <w:marLeft w:val="0"/>
      <w:marRight w:val="0"/>
      <w:marTop w:val="0"/>
      <w:marBottom w:val="0"/>
      <w:divBdr>
        <w:top w:val="none" w:sz="0" w:space="0" w:color="auto"/>
        <w:left w:val="none" w:sz="0" w:space="0" w:color="auto"/>
        <w:bottom w:val="none" w:sz="0" w:space="0" w:color="auto"/>
        <w:right w:val="none" w:sz="0" w:space="0" w:color="auto"/>
      </w:divBdr>
    </w:div>
    <w:div w:id="1962615874">
      <w:bodyDiv w:val="1"/>
      <w:marLeft w:val="0"/>
      <w:marRight w:val="0"/>
      <w:marTop w:val="0"/>
      <w:marBottom w:val="0"/>
      <w:divBdr>
        <w:top w:val="none" w:sz="0" w:space="0" w:color="auto"/>
        <w:left w:val="none" w:sz="0" w:space="0" w:color="auto"/>
        <w:bottom w:val="none" w:sz="0" w:space="0" w:color="auto"/>
        <w:right w:val="none" w:sz="0" w:space="0" w:color="auto"/>
      </w:divBdr>
    </w:div>
    <w:div w:id="1966766802">
      <w:bodyDiv w:val="1"/>
      <w:marLeft w:val="0"/>
      <w:marRight w:val="0"/>
      <w:marTop w:val="0"/>
      <w:marBottom w:val="0"/>
      <w:divBdr>
        <w:top w:val="none" w:sz="0" w:space="0" w:color="auto"/>
        <w:left w:val="none" w:sz="0" w:space="0" w:color="auto"/>
        <w:bottom w:val="none" w:sz="0" w:space="0" w:color="auto"/>
        <w:right w:val="none" w:sz="0" w:space="0" w:color="auto"/>
      </w:divBdr>
    </w:div>
    <w:div w:id="1969117440">
      <w:bodyDiv w:val="1"/>
      <w:marLeft w:val="0"/>
      <w:marRight w:val="0"/>
      <w:marTop w:val="0"/>
      <w:marBottom w:val="0"/>
      <w:divBdr>
        <w:top w:val="none" w:sz="0" w:space="0" w:color="auto"/>
        <w:left w:val="none" w:sz="0" w:space="0" w:color="auto"/>
        <w:bottom w:val="none" w:sz="0" w:space="0" w:color="auto"/>
        <w:right w:val="none" w:sz="0" w:space="0" w:color="auto"/>
      </w:divBdr>
    </w:div>
    <w:div w:id="1969434059">
      <w:bodyDiv w:val="1"/>
      <w:marLeft w:val="0"/>
      <w:marRight w:val="0"/>
      <w:marTop w:val="0"/>
      <w:marBottom w:val="0"/>
      <w:divBdr>
        <w:top w:val="none" w:sz="0" w:space="0" w:color="auto"/>
        <w:left w:val="none" w:sz="0" w:space="0" w:color="auto"/>
        <w:bottom w:val="none" w:sz="0" w:space="0" w:color="auto"/>
        <w:right w:val="none" w:sz="0" w:space="0" w:color="auto"/>
      </w:divBdr>
    </w:div>
    <w:div w:id="1970233764">
      <w:bodyDiv w:val="1"/>
      <w:marLeft w:val="0"/>
      <w:marRight w:val="0"/>
      <w:marTop w:val="0"/>
      <w:marBottom w:val="0"/>
      <w:divBdr>
        <w:top w:val="none" w:sz="0" w:space="0" w:color="auto"/>
        <w:left w:val="none" w:sz="0" w:space="0" w:color="auto"/>
        <w:bottom w:val="none" w:sz="0" w:space="0" w:color="auto"/>
        <w:right w:val="none" w:sz="0" w:space="0" w:color="auto"/>
      </w:divBdr>
    </w:div>
    <w:div w:id="1975136990">
      <w:bodyDiv w:val="1"/>
      <w:marLeft w:val="0"/>
      <w:marRight w:val="0"/>
      <w:marTop w:val="0"/>
      <w:marBottom w:val="0"/>
      <w:divBdr>
        <w:top w:val="none" w:sz="0" w:space="0" w:color="auto"/>
        <w:left w:val="none" w:sz="0" w:space="0" w:color="auto"/>
        <w:bottom w:val="none" w:sz="0" w:space="0" w:color="auto"/>
        <w:right w:val="none" w:sz="0" w:space="0" w:color="auto"/>
      </w:divBdr>
    </w:div>
    <w:div w:id="1975600346">
      <w:bodyDiv w:val="1"/>
      <w:marLeft w:val="0"/>
      <w:marRight w:val="0"/>
      <w:marTop w:val="0"/>
      <w:marBottom w:val="0"/>
      <w:divBdr>
        <w:top w:val="none" w:sz="0" w:space="0" w:color="auto"/>
        <w:left w:val="none" w:sz="0" w:space="0" w:color="auto"/>
        <w:bottom w:val="none" w:sz="0" w:space="0" w:color="auto"/>
        <w:right w:val="none" w:sz="0" w:space="0" w:color="auto"/>
      </w:divBdr>
    </w:div>
    <w:div w:id="1975675724">
      <w:bodyDiv w:val="1"/>
      <w:marLeft w:val="0"/>
      <w:marRight w:val="0"/>
      <w:marTop w:val="0"/>
      <w:marBottom w:val="0"/>
      <w:divBdr>
        <w:top w:val="none" w:sz="0" w:space="0" w:color="auto"/>
        <w:left w:val="none" w:sz="0" w:space="0" w:color="auto"/>
        <w:bottom w:val="none" w:sz="0" w:space="0" w:color="auto"/>
        <w:right w:val="none" w:sz="0" w:space="0" w:color="auto"/>
      </w:divBdr>
    </w:div>
    <w:div w:id="1976644012">
      <w:bodyDiv w:val="1"/>
      <w:marLeft w:val="0"/>
      <w:marRight w:val="0"/>
      <w:marTop w:val="0"/>
      <w:marBottom w:val="0"/>
      <w:divBdr>
        <w:top w:val="none" w:sz="0" w:space="0" w:color="auto"/>
        <w:left w:val="none" w:sz="0" w:space="0" w:color="auto"/>
        <w:bottom w:val="none" w:sz="0" w:space="0" w:color="auto"/>
        <w:right w:val="none" w:sz="0" w:space="0" w:color="auto"/>
      </w:divBdr>
    </w:div>
    <w:div w:id="1978487736">
      <w:bodyDiv w:val="1"/>
      <w:marLeft w:val="0"/>
      <w:marRight w:val="0"/>
      <w:marTop w:val="0"/>
      <w:marBottom w:val="0"/>
      <w:divBdr>
        <w:top w:val="none" w:sz="0" w:space="0" w:color="auto"/>
        <w:left w:val="none" w:sz="0" w:space="0" w:color="auto"/>
        <w:bottom w:val="none" w:sz="0" w:space="0" w:color="auto"/>
        <w:right w:val="none" w:sz="0" w:space="0" w:color="auto"/>
      </w:divBdr>
    </w:div>
    <w:div w:id="1978758989">
      <w:bodyDiv w:val="1"/>
      <w:marLeft w:val="0"/>
      <w:marRight w:val="0"/>
      <w:marTop w:val="0"/>
      <w:marBottom w:val="0"/>
      <w:divBdr>
        <w:top w:val="none" w:sz="0" w:space="0" w:color="auto"/>
        <w:left w:val="none" w:sz="0" w:space="0" w:color="auto"/>
        <w:bottom w:val="none" w:sz="0" w:space="0" w:color="auto"/>
        <w:right w:val="none" w:sz="0" w:space="0" w:color="auto"/>
      </w:divBdr>
    </w:div>
    <w:div w:id="1980106694">
      <w:bodyDiv w:val="1"/>
      <w:marLeft w:val="0"/>
      <w:marRight w:val="0"/>
      <w:marTop w:val="0"/>
      <w:marBottom w:val="0"/>
      <w:divBdr>
        <w:top w:val="none" w:sz="0" w:space="0" w:color="auto"/>
        <w:left w:val="none" w:sz="0" w:space="0" w:color="auto"/>
        <w:bottom w:val="none" w:sz="0" w:space="0" w:color="auto"/>
        <w:right w:val="none" w:sz="0" w:space="0" w:color="auto"/>
      </w:divBdr>
    </w:div>
    <w:div w:id="1985576166">
      <w:bodyDiv w:val="1"/>
      <w:marLeft w:val="0"/>
      <w:marRight w:val="0"/>
      <w:marTop w:val="0"/>
      <w:marBottom w:val="0"/>
      <w:divBdr>
        <w:top w:val="none" w:sz="0" w:space="0" w:color="auto"/>
        <w:left w:val="none" w:sz="0" w:space="0" w:color="auto"/>
        <w:bottom w:val="none" w:sz="0" w:space="0" w:color="auto"/>
        <w:right w:val="none" w:sz="0" w:space="0" w:color="auto"/>
      </w:divBdr>
    </w:div>
    <w:div w:id="1986352677">
      <w:bodyDiv w:val="1"/>
      <w:marLeft w:val="0"/>
      <w:marRight w:val="0"/>
      <w:marTop w:val="0"/>
      <w:marBottom w:val="0"/>
      <w:divBdr>
        <w:top w:val="none" w:sz="0" w:space="0" w:color="auto"/>
        <w:left w:val="none" w:sz="0" w:space="0" w:color="auto"/>
        <w:bottom w:val="none" w:sz="0" w:space="0" w:color="auto"/>
        <w:right w:val="none" w:sz="0" w:space="0" w:color="auto"/>
      </w:divBdr>
    </w:div>
    <w:div w:id="1990090642">
      <w:bodyDiv w:val="1"/>
      <w:marLeft w:val="0"/>
      <w:marRight w:val="0"/>
      <w:marTop w:val="0"/>
      <w:marBottom w:val="0"/>
      <w:divBdr>
        <w:top w:val="none" w:sz="0" w:space="0" w:color="auto"/>
        <w:left w:val="none" w:sz="0" w:space="0" w:color="auto"/>
        <w:bottom w:val="none" w:sz="0" w:space="0" w:color="auto"/>
        <w:right w:val="none" w:sz="0" w:space="0" w:color="auto"/>
      </w:divBdr>
    </w:div>
    <w:div w:id="1990665879">
      <w:bodyDiv w:val="1"/>
      <w:marLeft w:val="0"/>
      <w:marRight w:val="0"/>
      <w:marTop w:val="0"/>
      <w:marBottom w:val="0"/>
      <w:divBdr>
        <w:top w:val="none" w:sz="0" w:space="0" w:color="auto"/>
        <w:left w:val="none" w:sz="0" w:space="0" w:color="auto"/>
        <w:bottom w:val="none" w:sz="0" w:space="0" w:color="auto"/>
        <w:right w:val="none" w:sz="0" w:space="0" w:color="auto"/>
      </w:divBdr>
    </w:div>
    <w:div w:id="1990940553">
      <w:bodyDiv w:val="1"/>
      <w:marLeft w:val="0"/>
      <w:marRight w:val="0"/>
      <w:marTop w:val="0"/>
      <w:marBottom w:val="0"/>
      <w:divBdr>
        <w:top w:val="none" w:sz="0" w:space="0" w:color="auto"/>
        <w:left w:val="none" w:sz="0" w:space="0" w:color="auto"/>
        <w:bottom w:val="none" w:sz="0" w:space="0" w:color="auto"/>
        <w:right w:val="none" w:sz="0" w:space="0" w:color="auto"/>
      </w:divBdr>
    </w:div>
    <w:div w:id="1991791163">
      <w:bodyDiv w:val="1"/>
      <w:marLeft w:val="0"/>
      <w:marRight w:val="0"/>
      <w:marTop w:val="0"/>
      <w:marBottom w:val="0"/>
      <w:divBdr>
        <w:top w:val="none" w:sz="0" w:space="0" w:color="auto"/>
        <w:left w:val="none" w:sz="0" w:space="0" w:color="auto"/>
        <w:bottom w:val="none" w:sz="0" w:space="0" w:color="auto"/>
        <w:right w:val="none" w:sz="0" w:space="0" w:color="auto"/>
      </w:divBdr>
    </w:div>
    <w:div w:id="1992326845">
      <w:bodyDiv w:val="1"/>
      <w:marLeft w:val="0"/>
      <w:marRight w:val="0"/>
      <w:marTop w:val="0"/>
      <w:marBottom w:val="0"/>
      <w:divBdr>
        <w:top w:val="none" w:sz="0" w:space="0" w:color="auto"/>
        <w:left w:val="none" w:sz="0" w:space="0" w:color="auto"/>
        <w:bottom w:val="none" w:sz="0" w:space="0" w:color="auto"/>
        <w:right w:val="none" w:sz="0" w:space="0" w:color="auto"/>
      </w:divBdr>
    </w:div>
    <w:div w:id="1998872890">
      <w:bodyDiv w:val="1"/>
      <w:marLeft w:val="0"/>
      <w:marRight w:val="0"/>
      <w:marTop w:val="0"/>
      <w:marBottom w:val="0"/>
      <w:divBdr>
        <w:top w:val="none" w:sz="0" w:space="0" w:color="auto"/>
        <w:left w:val="none" w:sz="0" w:space="0" w:color="auto"/>
        <w:bottom w:val="none" w:sz="0" w:space="0" w:color="auto"/>
        <w:right w:val="none" w:sz="0" w:space="0" w:color="auto"/>
      </w:divBdr>
    </w:div>
    <w:div w:id="2000644980">
      <w:bodyDiv w:val="1"/>
      <w:marLeft w:val="0"/>
      <w:marRight w:val="0"/>
      <w:marTop w:val="0"/>
      <w:marBottom w:val="0"/>
      <w:divBdr>
        <w:top w:val="none" w:sz="0" w:space="0" w:color="auto"/>
        <w:left w:val="none" w:sz="0" w:space="0" w:color="auto"/>
        <w:bottom w:val="none" w:sz="0" w:space="0" w:color="auto"/>
        <w:right w:val="none" w:sz="0" w:space="0" w:color="auto"/>
      </w:divBdr>
    </w:div>
    <w:div w:id="2001928529">
      <w:bodyDiv w:val="1"/>
      <w:marLeft w:val="0"/>
      <w:marRight w:val="0"/>
      <w:marTop w:val="0"/>
      <w:marBottom w:val="0"/>
      <w:divBdr>
        <w:top w:val="none" w:sz="0" w:space="0" w:color="auto"/>
        <w:left w:val="none" w:sz="0" w:space="0" w:color="auto"/>
        <w:bottom w:val="none" w:sz="0" w:space="0" w:color="auto"/>
        <w:right w:val="none" w:sz="0" w:space="0" w:color="auto"/>
      </w:divBdr>
    </w:div>
    <w:div w:id="2003391175">
      <w:bodyDiv w:val="1"/>
      <w:marLeft w:val="0"/>
      <w:marRight w:val="0"/>
      <w:marTop w:val="0"/>
      <w:marBottom w:val="0"/>
      <w:divBdr>
        <w:top w:val="none" w:sz="0" w:space="0" w:color="auto"/>
        <w:left w:val="none" w:sz="0" w:space="0" w:color="auto"/>
        <w:bottom w:val="none" w:sz="0" w:space="0" w:color="auto"/>
        <w:right w:val="none" w:sz="0" w:space="0" w:color="auto"/>
      </w:divBdr>
    </w:div>
    <w:div w:id="2008630140">
      <w:bodyDiv w:val="1"/>
      <w:marLeft w:val="0"/>
      <w:marRight w:val="0"/>
      <w:marTop w:val="0"/>
      <w:marBottom w:val="0"/>
      <w:divBdr>
        <w:top w:val="none" w:sz="0" w:space="0" w:color="auto"/>
        <w:left w:val="none" w:sz="0" w:space="0" w:color="auto"/>
        <w:bottom w:val="none" w:sz="0" w:space="0" w:color="auto"/>
        <w:right w:val="none" w:sz="0" w:space="0" w:color="auto"/>
      </w:divBdr>
    </w:div>
    <w:div w:id="2010449394">
      <w:bodyDiv w:val="1"/>
      <w:marLeft w:val="0"/>
      <w:marRight w:val="0"/>
      <w:marTop w:val="0"/>
      <w:marBottom w:val="0"/>
      <w:divBdr>
        <w:top w:val="none" w:sz="0" w:space="0" w:color="auto"/>
        <w:left w:val="none" w:sz="0" w:space="0" w:color="auto"/>
        <w:bottom w:val="none" w:sz="0" w:space="0" w:color="auto"/>
        <w:right w:val="none" w:sz="0" w:space="0" w:color="auto"/>
      </w:divBdr>
    </w:div>
    <w:div w:id="2014331117">
      <w:bodyDiv w:val="1"/>
      <w:marLeft w:val="0"/>
      <w:marRight w:val="0"/>
      <w:marTop w:val="0"/>
      <w:marBottom w:val="0"/>
      <w:divBdr>
        <w:top w:val="none" w:sz="0" w:space="0" w:color="auto"/>
        <w:left w:val="none" w:sz="0" w:space="0" w:color="auto"/>
        <w:bottom w:val="none" w:sz="0" w:space="0" w:color="auto"/>
        <w:right w:val="none" w:sz="0" w:space="0" w:color="auto"/>
      </w:divBdr>
    </w:div>
    <w:div w:id="2018995425">
      <w:bodyDiv w:val="1"/>
      <w:marLeft w:val="0"/>
      <w:marRight w:val="0"/>
      <w:marTop w:val="0"/>
      <w:marBottom w:val="0"/>
      <w:divBdr>
        <w:top w:val="none" w:sz="0" w:space="0" w:color="auto"/>
        <w:left w:val="none" w:sz="0" w:space="0" w:color="auto"/>
        <w:bottom w:val="none" w:sz="0" w:space="0" w:color="auto"/>
        <w:right w:val="none" w:sz="0" w:space="0" w:color="auto"/>
      </w:divBdr>
    </w:div>
    <w:div w:id="2020546600">
      <w:bodyDiv w:val="1"/>
      <w:marLeft w:val="0"/>
      <w:marRight w:val="0"/>
      <w:marTop w:val="0"/>
      <w:marBottom w:val="0"/>
      <w:divBdr>
        <w:top w:val="none" w:sz="0" w:space="0" w:color="auto"/>
        <w:left w:val="none" w:sz="0" w:space="0" w:color="auto"/>
        <w:bottom w:val="none" w:sz="0" w:space="0" w:color="auto"/>
        <w:right w:val="none" w:sz="0" w:space="0" w:color="auto"/>
      </w:divBdr>
    </w:div>
    <w:div w:id="2021395677">
      <w:bodyDiv w:val="1"/>
      <w:marLeft w:val="0"/>
      <w:marRight w:val="0"/>
      <w:marTop w:val="0"/>
      <w:marBottom w:val="0"/>
      <w:divBdr>
        <w:top w:val="none" w:sz="0" w:space="0" w:color="auto"/>
        <w:left w:val="none" w:sz="0" w:space="0" w:color="auto"/>
        <w:bottom w:val="none" w:sz="0" w:space="0" w:color="auto"/>
        <w:right w:val="none" w:sz="0" w:space="0" w:color="auto"/>
      </w:divBdr>
    </w:div>
    <w:div w:id="2031102997">
      <w:bodyDiv w:val="1"/>
      <w:marLeft w:val="0"/>
      <w:marRight w:val="0"/>
      <w:marTop w:val="0"/>
      <w:marBottom w:val="0"/>
      <w:divBdr>
        <w:top w:val="none" w:sz="0" w:space="0" w:color="auto"/>
        <w:left w:val="none" w:sz="0" w:space="0" w:color="auto"/>
        <w:bottom w:val="none" w:sz="0" w:space="0" w:color="auto"/>
        <w:right w:val="none" w:sz="0" w:space="0" w:color="auto"/>
      </w:divBdr>
    </w:div>
    <w:div w:id="2034764798">
      <w:bodyDiv w:val="1"/>
      <w:marLeft w:val="0"/>
      <w:marRight w:val="0"/>
      <w:marTop w:val="0"/>
      <w:marBottom w:val="0"/>
      <w:divBdr>
        <w:top w:val="none" w:sz="0" w:space="0" w:color="auto"/>
        <w:left w:val="none" w:sz="0" w:space="0" w:color="auto"/>
        <w:bottom w:val="none" w:sz="0" w:space="0" w:color="auto"/>
        <w:right w:val="none" w:sz="0" w:space="0" w:color="auto"/>
      </w:divBdr>
    </w:div>
    <w:div w:id="2035960875">
      <w:bodyDiv w:val="1"/>
      <w:marLeft w:val="0"/>
      <w:marRight w:val="0"/>
      <w:marTop w:val="0"/>
      <w:marBottom w:val="0"/>
      <w:divBdr>
        <w:top w:val="none" w:sz="0" w:space="0" w:color="auto"/>
        <w:left w:val="none" w:sz="0" w:space="0" w:color="auto"/>
        <w:bottom w:val="none" w:sz="0" w:space="0" w:color="auto"/>
        <w:right w:val="none" w:sz="0" w:space="0" w:color="auto"/>
      </w:divBdr>
    </w:div>
    <w:div w:id="2036687266">
      <w:bodyDiv w:val="1"/>
      <w:marLeft w:val="0"/>
      <w:marRight w:val="0"/>
      <w:marTop w:val="0"/>
      <w:marBottom w:val="0"/>
      <w:divBdr>
        <w:top w:val="none" w:sz="0" w:space="0" w:color="auto"/>
        <w:left w:val="none" w:sz="0" w:space="0" w:color="auto"/>
        <w:bottom w:val="none" w:sz="0" w:space="0" w:color="auto"/>
        <w:right w:val="none" w:sz="0" w:space="0" w:color="auto"/>
      </w:divBdr>
    </w:div>
    <w:div w:id="2038267105">
      <w:bodyDiv w:val="1"/>
      <w:marLeft w:val="0"/>
      <w:marRight w:val="0"/>
      <w:marTop w:val="0"/>
      <w:marBottom w:val="0"/>
      <w:divBdr>
        <w:top w:val="none" w:sz="0" w:space="0" w:color="auto"/>
        <w:left w:val="none" w:sz="0" w:space="0" w:color="auto"/>
        <w:bottom w:val="none" w:sz="0" w:space="0" w:color="auto"/>
        <w:right w:val="none" w:sz="0" w:space="0" w:color="auto"/>
      </w:divBdr>
    </w:div>
    <w:div w:id="2039352573">
      <w:bodyDiv w:val="1"/>
      <w:marLeft w:val="0"/>
      <w:marRight w:val="0"/>
      <w:marTop w:val="0"/>
      <w:marBottom w:val="0"/>
      <w:divBdr>
        <w:top w:val="none" w:sz="0" w:space="0" w:color="auto"/>
        <w:left w:val="none" w:sz="0" w:space="0" w:color="auto"/>
        <w:bottom w:val="none" w:sz="0" w:space="0" w:color="auto"/>
        <w:right w:val="none" w:sz="0" w:space="0" w:color="auto"/>
      </w:divBdr>
    </w:div>
    <w:div w:id="2040005706">
      <w:bodyDiv w:val="1"/>
      <w:marLeft w:val="0"/>
      <w:marRight w:val="0"/>
      <w:marTop w:val="0"/>
      <w:marBottom w:val="0"/>
      <w:divBdr>
        <w:top w:val="none" w:sz="0" w:space="0" w:color="auto"/>
        <w:left w:val="none" w:sz="0" w:space="0" w:color="auto"/>
        <w:bottom w:val="none" w:sz="0" w:space="0" w:color="auto"/>
        <w:right w:val="none" w:sz="0" w:space="0" w:color="auto"/>
      </w:divBdr>
    </w:div>
    <w:div w:id="2042511113">
      <w:bodyDiv w:val="1"/>
      <w:marLeft w:val="0"/>
      <w:marRight w:val="0"/>
      <w:marTop w:val="0"/>
      <w:marBottom w:val="0"/>
      <w:divBdr>
        <w:top w:val="none" w:sz="0" w:space="0" w:color="auto"/>
        <w:left w:val="none" w:sz="0" w:space="0" w:color="auto"/>
        <w:bottom w:val="none" w:sz="0" w:space="0" w:color="auto"/>
        <w:right w:val="none" w:sz="0" w:space="0" w:color="auto"/>
      </w:divBdr>
    </w:div>
    <w:div w:id="2046828433">
      <w:bodyDiv w:val="1"/>
      <w:marLeft w:val="0"/>
      <w:marRight w:val="0"/>
      <w:marTop w:val="0"/>
      <w:marBottom w:val="0"/>
      <w:divBdr>
        <w:top w:val="none" w:sz="0" w:space="0" w:color="auto"/>
        <w:left w:val="none" w:sz="0" w:space="0" w:color="auto"/>
        <w:bottom w:val="none" w:sz="0" w:space="0" w:color="auto"/>
        <w:right w:val="none" w:sz="0" w:space="0" w:color="auto"/>
      </w:divBdr>
    </w:div>
    <w:div w:id="2051763721">
      <w:bodyDiv w:val="1"/>
      <w:marLeft w:val="0"/>
      <w:marRight w:val="0"/>
      <w:marTop w:val="0"/>
      <w:marBottom w:val="0"/>
      <w:divBdr>
        <w:top w:val="none" w:sz="0" w:space="0" w:color="auto"/>
        <w:left w:val="none" w:sz="0" w:space="0" w:color="auto"/>
        <w:bottom w:val="none" w:sz="0" w:space="0" w:color="auto"/>
        <w:right w:val="none" w:sz="0" w:space="0" w:color="auto"/>
      </w:divBdr>
    </w:div>
    <w:div w:id="2057075051">
      <w:bodyDiv w:val="1"/>
      <w:marLeft w:val="0"/>
      <w:marRight w:val="0"/>
      <w:marTop w:val="0"/>
      <w:marBottom w:val="0"/>
      <w:divBdr>
        <w:top w:val="none" w:sz="0" w:space="0" w:color="auto"/>
        <w:left w:val="none" w:sz="0" w:space="0" w:color="auto"/>
        <w:bottom w:val="none" w:sz="0" w:space="0" w:color="auto"/>
        <w:right w:val="none" w:sz="0" w:space="0" w:color="auto"/>
      </w:divBdr>
    </w:div>
    <w:div w:id="2057852108">
      <w:bodyDiv w:val="1"/>
      <w:marLeft w:val="0"/>
      <w:marRight w:val="0"/>
      <w:marTop w:val="0"/>
      <w:marBottom w:val="0"/>
      <w:divBdr>
        <w:top w:val="none" w:sz="0" w:space="0" w:color="auto"/>
        <w:left w:val="none" w:sz="0" w:space="0" w:color="auto"/>
        <w:bottom w:val="none" w:sz="0" w:space="0" w:color="auto"/>
        <w:right w:val="none" w:sz="0" w:space="0" w:color="auto"/>
      </w:divBdr>
    </w:div>
    <w:div w:id="2058814936">
      <w:bodyDiv w:val="1"/>
      <w:marLeft w:val="0"/>
      <w:marRight w:val="0"/>
      <w:marTop w:val="0"/>
      <w:marBottom w:val="0"/>
      <w:divBdr>
        <w:top w:val="none" w:sz="0" w:space="0" w:color="auto"/>
        <w:left w:val="none" w:sz="0" w:space="0" w:color="auto"/>
        <w:bottom w:val="none" w:sz="0" w:space="0" w:color="auto"/>
        <w:right w:val="none" w:sz="0" w:space="0" w:color="auto"/>
      </w:divBdr>
    </w:div>
    <w:div w:id="2060669927">
      <w:bodyDiv w:val="1"/>
      <w:marLeft w:val="0"/>
      <w:marRight w:val="0"/>
      <w:marTop w:val="0"/>
      <w:marBottom w:val="0"/>
      <w:divBdr>
        <w:top w:val="none" w:sz="0" w:space="0" w:color="auto"/>
        <w:left w:val="none" w:sz="0" w:space="0" w:color="auto"/>
        <w:bottom w:val="none" w:sz="0" w:space="0" w:color="auto"/>
        <w:right w:val="none" w:sz="0" w:space="0" w:color="auto"/>
      </w:divBdr>
    </w:div>
    <w:div w:id="2061980584">
      <w:bodyDiv w:val="1"/>
      <w:marLeft w:val="0"/>
      <w:marRight w:val="0"/>
      <w:marTop w:val="0"/>
      <w:marBottom w:val="0"/>
      <w:divBdr>
        <w:top w:val="none" w:sz="0" w:space="0" w:color="auto"/>
        <w:left w:val="none" w:sz="0" w:space="0" w:color="auto"/>
        <w:bottom w:val="none" w:sz="0" w:space="0" w:color="auto"/>
        <w:right w:val="none" w:sz="0" w:space="0" w:color="auto"/>
      </w:divBdr>
    </w:div>
    <w:div w:id="2062319514">
      <w:bodyDiv w:val="1"/>
      <w:marLeft w:val="0"/>
      <w:marRight w:val="0"/>
      <w:marTop w:val="0"/>
      <w:marBottom w:val="0"/>
      <w:divBdr>
        <w:top w:val="none" w:sz="0" w:space="0" w:color="auto"/>
        <w:left w:val="none" w:sz="0" w:space="0" w:color="auto"/>
        <w:bottom w:val="none" w:sz="0" w:space="0" w:color="auto"/>
        <w:right w:val="none" w:sz="0" w:space="0" w:color="auto"/>
      </w:divBdr>
    </w:div>
    <w:div w:id="2063559620">
      <w:bodyDiv w:val="1"/>
      <w:marLeft w:val="0"/>
      <w:marRight w:val="0"/>
      <w:marTop w:val="0"/>
      <w:marBottom w:val="0"/>
      <w:divBdr>
        <w:top w:val="none" w:sz="0" w:space="0" w:color="auto"/>
        <w:left w:val="none" w:sz="0" w:space="0" w:color="auto"/>
        <w:bottom w:val="none" w:sz="0" w:space="0" w:color="auto"/>
        <w:right w:val="none" w:sz="0" w:space="0" w:color="auto"/>
      </w:divBdr>
    </w:div>
    <w:div w:id="2065444722">
      <w:bodyDiv w:val="1"/>
      <w:marLeft w:val="0"/>
      <w:marRight w:val="0"/>
      <w:marTop w:val="0"/>
      <w:marBottom w:val="0"/>
      <w:divBdr>
        <w:top w:val="none" w:sz="0" w:space="0" w:color="auto"/>
        <w:left w:val="none" w:sz="0" w:space="0" w:color="auto"/>
        <w:bottom w:val="none" w:sz="0" w:space="0" w:color="auto"/>
        <w:right w:val="none" w:sz="0" w:space="0" w:color="auto"/>
      </w:divBdr>
    </w:div>
    <w:div w:id="2067991659">
      <w:bodyDiv w:val="1"/>
      <w:marLeft w:val="0"/>
      <w:marRight w:val="0"/>
      <w:marTop w:val="0"/>
      <w:marBottom w:val="0"/>
      <w:divBdr>
        <w:top w:val="none" w:sz="0" w:space="0" w:color="auto"/>
        <w:left w:val="none" w:sz="0" w:space="0" w:color="auto"/>
        <w:bottom w:val="none" w:sz="0" w:space="0" w:color="auto"/>
        <w:right w:val="none" w:sz="0" w:space="0" w:color="auto"/>
      </w:divBdr>
    </w:div>
    <w:div w:id="2072073969">
      <w:bodyDiv w:val="1"/>
      <w:marLeft w:val="0"/>
      <w:marRight w:val="0"/>
      <w:marTop w:val="0"/>
      <w:marBottom w:val="0"/>
      <w:divBdr>
        <w:top w:val="none" w:sz="0" w:space="0" w:color="auto"/>
        <w:left w:val="none" w:sz="0" w:space="0" w:color="auto"/>
        <w:bottom w:val="none" w:sz="0" w:space="0" w:color="auto"/>
        <w:right w:val="none" w:sz="0" w:space="0" w:color="auto"/>
      </w:divBdr>
    </w:div>
    <w:div w:id="2072655601">
      <w:bodyDiv w:val="1"/>
      <w:marLeft w:val="0"/>
      <w:marRight w:val="0"/>
      <w:marTop w:val="0"/>
      <w:marBottom w:val="0"/>
      <w:divBdr>
        <w:top w:val="none" w:sz="0" w:space="0" w:color="auto"/>
        <w:left w:val="none" w:sz="0" w:space="0" w:color="auto"/>
        <w:bottom w:val="none" w:sz="0" w:space="0" w:color="auto"/>
        <w:right w:val="none" w:sz="0" w:space="0" w:color="auto"/>
      </w:divBdr>
    </w:div>
    <w:div w:id="2072920460">
      <w:bodyDiv w:val="1"/>
      <w:marLeft w:val="0"/>
      <w:marRight w:val="0"/>
      <w:marTop w:val="0"/>
      <w:marBottom w:val="0"/>
      <w:divBdr>
        <w:top w:val="none" w:sz="0" w:space="0" w:color="auto"/>
        <w:left w:val="none" w:sz="0" w:space="0" w:color="auto"/>
        <w:bottom w:val="none" w:sz="0" w:space="0" w:color="auto"/>
        <w:right w:val="none" w:sz="0" w:space="0" w:color="auto"/>
      </w:divBdr>
    </w:div>
    <w:div w:id="2075807725">
      <w:bodyDiv w:val="1"/>
      <w:marLeft w:val="0"/>
      <w:marRight w:val="0"/>
      <w:marTop w:val="0"/>
      <w:marBottom w:val="0"/>
      <w:divBdr>
        <w:top w:val="none" w:sz="0" w:space="0" w:color="auto"/>
        <w:left w:val="none" w:sz="0" w:space="0" w:color="auto"/>
        <w:bottom w:val="none" w:sz="0" w:space="0" w:color="auto"/>
        <w:right w:val="none" w:sz="0" w:space="0" w:color="auto"/>
      </w:divBdr>
    </w:div>
    <w:div w:id="2076849640">
      <w:bodyDiv w:val="1"/>
      <w:marLeft w:val="0"/>
      <w:marRight w:val="0"/>
      <w:marTop w:val="0"/>
      <w:marBottom w:val="0"/>
      <w:divBdr>
        <w:top w:val="none" w:sz="0" w:space="0" w:color="auto"/>
        <w:left w:val="none" w:sz="0" w:space="0" w:color="auto"/>
        <w:bottom w:val="none" w:sz="0" w:space="0" w:color="auto"/>
        <w:right w:val="none" w:sz="0" w:space="0" w:color="auto"/>
      </w:divBdr>
    </w:div>
    <w:div w:id="2077970672">
      <w:bodyDiv w:val="1"/>
      <w:marLeft w:val="0"/>
      <w:marRight w:val="0"/>
      <w:marTop w:val="0"/>
      <w:marBottom w:val="0"/>
      <w:divBdr>
        <w:top w:val="none" w:sz="0" w:space="0" w:color="auto"/>
        <w:left w:val="none" w:sz="0" w:space="0" w:color="auto"/>
        <w:bottom w:val="none" w:sz="0" w:space="0" w:color="auto"/>
        <w:right w:val="none" w:sz="0" w:space="0" w:color="auto"/>
      </w:divBdr>
    </w:div>
    <w:div w:id="2081364249">
      <w:bodyDiv w:val="1"/>
      <w:marLeft w:val="0"/>
      <w:marRight w:val="0"/>
      <w:marTop w:val="0"/>
      <w:marBottom w:val="0"/>
      <w:divBdr>
        <w:top w:val="none" w:sz="0" w:space="0" w:color="auto"/>
        <w:left w:val="none" w:sz="0" w:space="0" w:color="auto"/>
        <w:bottom w:val="none" w:sz="0" w:space="0" w:color="auto"/>
        <w:right w:val="none" w:sz="0" w:space="0" w:color="auto"/>
      </w:divBdr>
    </w:div>
    <w:div w:id="2082411127">
      <w:bodyDiv w:val="1"/>
      <w:marLeft w:val="0"/>
      <w:marRight w:val="0"/>
      <w:marTop w:val="0"/>
      <w:marBottom w:val="0"/>
      <w:divBdr>
        <w:top w:val="none" w:sz="0" w:space="0" w:color="auto"/>
        <w:left w:val="none" w:sz="0" w:space="0" w:color="auto"/>
        <w:bottom w:val="none" w:sz="0" w:space="0" w:color="auto"/>
        <w:right w:val="none" w:sz="0" w:space="0" w:color="auto"/>
      </w:divBdr>
    </w:div>
    <w:div w:id="2082673996">
      <w:bodyDiv w:val="1"/>
      <w:marLeft w:val="0"/>
      <w:marRight w:val="0"/>
      <w:marTop w:val="0"/>
      <w:marBottom w:val="0"/>
      <w:divBdr>
        <w:top w:val="none" w:sz="0" w:space="0" w:color="auto"/>
        <w:left w:val="none" w:sz="0" w:space="0" w:color="auto"/>
        <w:bottom w:val="none" w:sz="0" w:space="0" w:color="auto"/>
        <w:right w:val="none" w:sz="0" w:space="0" w:color="auto"/>
      </w:divBdr>
    </w:div>
    <w:div w:id="2087145531">
      <w:bodyDiv w:val="1"/>
      <w:marLeft w:val="0"/>
      <w:marRight w:val="0"/>
      <w:marTop w:val="0"/>
      <w:marBottom w:val="0"/>
      <w:divBdr>
        <w:top w:val="none" w:sz="0" w:space="0" w:color="auto"/>
        <w:left w:val="none" w:sz="0" w:space="0" w:color="auto"/>
        <w:bottom w:val="none" w:sz="0" w:space="0" w:color="auto"/>
        <w:right w:val="none" w:sz="0" w:space="0" w:color="auto"/>
      </w:divBdr>
    </w:div>
    <w:div w:id="2087723084">
      <w:bodyDiv w:val="1"/>
      <w:marLeft w:val="0"/>
      <w:marRight w:val="0"/>
      <w:marTop w:val="0"/>
      <w:marBottom w:val="0"/>
      <w:divBdr>
        <w:top w:val="none" w:sz="0" w:space="0" w:color="auto"/>
        <w:left w:val="none" w:sz="0" w:space="0" w:color="auto"/>
        <w:bottom w:val="none" w:sz="0" w:space="0" w:color="auto"/>
        <w:right w:val="none" w:sz="0" w:space="0" w:color="auto"/>
      </w:divBdr>
    </w:div>
    <w:div w:id="2088990242">
      <w:bodyDiv w:val="1"/>
      <w:marLeft w:val="0"/>
      <w:marRight w:val="0"/>
      <w:marTop w:val="0"/>
      <w:marBottom w:val="0"/>
      <w:divBdr>
        <w:top w:val="none" w:sz="0" w:space="0" w:color="auto"/>
        <w:left w:val="none" w:sz="0" w:space="0" w:color="auto"/>
        <w:bottom w:val="none" w:sz="0" w:space="0" w:color="auto"/>
        <w:right w:val="none" w:sz="0" w:space="0" w:color="auto"/>
      </w:divBdr>
    </w:div>
    <w:div w:id="2090493777">
      <w:bodyDiv w:val="1"/>
      <w:marLeft w:val="0"/>
      <w:marRight w:val="0"/>
      <w:marTop w:val="0"/>
      <w:marBottom w:val="0"/>
      <w:divBdr>
        <w:top w:val="none" w:sz="0" w:space="0" w:color="auto"/>
        <w:left w:val="none" w:sz="0" w:space="0" w:color="auto"/>
        <w:bottom w:val="none" w:sz="0" w:space="0" w:color="auto"/>
        <w:right w:val="none" w:sz="0" w:space="0" w:color="auto"/>
      </w:divBdr>
    </w:div>
    <w:div w:id="2093315722">
      <w:bodyDiv w:val="1"/>
      <w:marLeft w:val="0"/>
      <w:marRight w:val="0"/>
      <w:marTop w:val="0"/>
      <w:marBottom w:val="0"/>
      <w:divBdr>
        <w:top w:val="none" w:sz="0" w:space="0" w:color="auto"/>
        <w:left w:val="none" w:sz="0" w:space="0" w:color="auto"/>
        <w:bottom w:val="none" w:sz="0" w:space="0" w:color="auto"/>
        <w:right w:val="none" w:sz="0" w:space="0" w:color="auto"/>
      </w:divBdr>
    </w:div>
    <w:div w:id="2093352401">
      <w:bodyDiv w:val="1"/>
      <w:marLeft w:val="0"/>
      <w:marRight w:val="0"/>
      <w:marTop w:val="0"/>
      <w:marBottom w:val="0"/>
      <w:divBdr>
        <w:top w:val="none" w:sz="0" w:space="0" w:color="auto"/>
        <w:left w:val="none" w:sz="0" w:space="0" w:color="auto"/>
        <w:bottom w:val="none" w:sz="0" w:space="0" w:color="auto"/>
        <w:right w:val="none" w:sz="0" w:space="0" w:color="auto"/>
      </w:divBdr>
    </w:div>
    <w:div w:id="2093625720">
      <w:bodyDiv w:val="1"/>
      <w:marLeft w:val="0"/>
      <w:marRight w:val="0"/>
      <w:marTop w:val="0"/>
      <w:marBottom w:val="0"/>
      <w:divBdr>
        <w:top w:val="none" w:sz="0" w:space="0" w:color="auto"/>
        <w:left w:val="none" w:sz="0" w:space="0" w:color="auto"/>
        <w:bottom w:val="none" w:sz="0" w:space="0" w:color="auto"/>
        <w:right w:val="none" w:sz="0" w:space="0" w:color="auto"/>
      </w:divBdr>
    </w:div>
    <w:div w:id="2094933641">
      <w:bodyDiv w:val="1"/>
      <w:marLeft w:val="0"/>
      <w:marRight w:val="0"/>
      <w:marTop w:val="0"/>
      <w:marBottom w:val="0"/>
      <w:divBdr>
        <w:top w:val="none" w:sz="0" w:space="0" w:color="auto"/>
        <w:left w:val="none" w:sz="0" w:space="0" w:color="auto"/>
        <w:bottom w:val="none" w:sz="0" w:space="0" w:color="auto"/>
        <w:right w:val="none" w:sz="0" w:space="0" w:color="auto"/>
      </w:divBdr>
    </w:div>
    <w:div w:id="2096856318">
      <w:bodyDiv w:val="1"/>
      <w:marLeft w:val="0"/>
      <w:marRight w:val="0"/>
      <w:marTop w:val="0"/>
      <w:marBottom w:val="0"/>
      <w:divBdr>
        <w:top w:val="none" w:sz="0" w:space="0" w:color="auto"/>
        <w:left w:val="none" w:sz="0" w:space="0" w:color="auto"/>
        <w:bottom w:val="none" w:sz="0" w:space="0" w:color="auto"/>
        <w:right w:val="none" w:sz="0" w:space="0" w:color="auto"/>
      </w:divBdr>
    </w:div>
    <w:div w:id="2098940686">
      <w:bodyDiv w:val="1"/>
      <w:marLeft w:val="0"/>
      <w:marRight w:val="0"/>
      <w:marTop w:val="0"/>
      <w:marBottom w:val="0"/>
      <w:divBdr>
        <w:top w:val="none" w:sz="0" w:space="0" w:color="auto"/>
        <w:left w:val="none" w:sz="0" w:space="0" w:color="auto"/>
        <w:bottom w:val="none" w:sz="0" w:space="0" w:color="auto"/>
        <w:right w:val="none" w:sz="0" w:space="0" w:color="auto"/>
      </w:divBdr>
    </w:div>
    <w:div w:id="2104715290">
      <w:bodyDiv w:val="1"/>
      <w:marLeft w:val="0"/>
      <w:marRight w:val="0"/>
      <w:marTop w:val="0"/>
      <w:marBottom w:val="0"/>
      <w:divBdr>
        <w:top w:val="none" w:sz="0" w:space="0" w:color="auto"/>
        <w:left w:val="none" w:sz="0" w:space="0" w:color="auto"/>
        <w:bottom w:val="none" w:sz="0" w:space="0" w:color="auto"/>
        <w:right w:val="none" w:sz="0" w:space="0" w:color="auto"/>
      </w:divBdr>
    </w:div>
    <w:div w:id="2104719631">
      <w:bodyDiv w:val="1"/>
      <w:marLeft w:val="0"/>
      <w:marRight w:val="0"/>
      <w:marTop w:val="0"/>
      <w:marBottom w:val="0"/>
      <w:divBdr>
        <w:top w:val="none" w:sz="0" w:space="0" w:color="auto"/>
        <w:left w:val="none" w:sz="0" w:space="0" w:color="auto"/>
        <w:bottom w:val="none" w:sz="0" w:space="0" w:color="auto"/>
        <w:right w:val="none" w:sz="0" w:space="0" w:color="auto"/>
      </w:divBdr>
    </w:div>
    <w:div w:id="2105686672">
      <w:bodyDiv w:val="1"/>
      <w:marLeft w:val="0"/>
      <w:marRight w:val="0"/>
      <w:marTop w:val="0"/>
      <w:marBottom w:val="0"/>
      <w:divBdr>
        <w:top w:val="none" w:sz="0" w:space="0" w:color="auto"/>
        <w:left w:val="none" w:sz="0" w:space="0" w:color="auto"/>
        <w:bottom w:val="none" w:sz="0" w:space="0" w:color="auto"/>
        <w:right w:val="none" w:sz="0" w:space="0" w:color="auto"/>
      </w:divBdr>
    </w:div>
    <w:div w:id="2106995740">
      <w:bodyDiv w:val="1"/>
      <w:marLeft w:val="0"/>
      <w:marRight w:val="0"/>
      <w:marTop w:val="0"/>
      <w:marBottom w:val="0"/>
      <w:divBdr>
        <w:top w:val="none" w:sz="0" w:space="0" w:color="auto"/>
        <w:left w:val="none" w:sz="0" w:space="0" w:color="auto"/>
        <w:bottom w:val="none" w:sz="0" w:space="0" w:color="auto"/>
        <w:right w:val="none" w:sz="0" w:space="0" w:color="auto"/>
      </w:divBdr>
    </w:div>
    <w:div w:id="2110351460">
      <w:bodyDiv w:val="1"/>
      <w:marLeft w:val="0"/>
      <w:marRight w:val="0"/>
      <w:marTop w:val="0"/>
      <w:marBottom w:val="0"/>
      <w:divBdr>
        <w:top w:val="none" w:sz="0" w:space="0" w:color="auto"/>
        <w:left w:val="none" w:sz="0" w:space="0" w:color="auto"/>
        <w:bottom w:val="none" w:sz="0" w:space="0" w:color="auto"/>
        <w:right w:val="none" w:sz="0" w:space="0" w:color="auto"/>
      </w:divBdr>
    </w:div>
    <w:div w:id="2111927870">
      <w:bodyDiv w:val="1"/>
      <w:marLeft w:val="0"/>
      <w:marRight w:val="0"/>
      <w:marTop w:val="0"/>
      <w:marBottom w:val="0"/>
      <w:divBdr>
        <w:top w:val="none" w:sz="0" w:space="0" w:color="auto"/>
        <w:left w:val="none" w:sz="0" w:space="0" w:color="auto"/>
        <w:bottom w:val="none" w:sz="0" w:space="0" w:color="auto"/>
        <w:right w:val="none" w:sz="0" w:space="0" w:color="auto"/>
      </w:divBdr>
    </w:div>
    <w:div w:id="2112696461">
      <w:bodyDiv w:val="1"/>
      <w:marLeft w:val="0"/>
      <w:marRight w:val="0"/>
      <w:marTop w:val="0"/>
      <w:marBottom w:val="0"/>
      <w:divBdr>
        <w:top w:val="none" w:sz="0" w:space="0" w:color="auto"/>
        <w:left w:val="none" w:sz="0" w:space="0" w:color="auto"/>
        <w:bottom w:val="none" w:sz="0" w:space="0" w:color="auto"/>
        <w:right w:val="none" w:sz="0" w:space="0" w:color="auto"/>
      </w:divBdr>
    </w:div>
    <w:div w:id="2120711603">
      <w:bodyDiv w:val="1"/>
      <w:marLeft w:val="0"/>
      <w:marRight w:val="0"/>
      <w:marTop w:val="0"/>
      <w:marBottom w:val="0"/>
      <w:divBdr>
        <w:top w:val="none" w:sz="0" w:space="0" w:color="auto"/>
        <w:left w:val="none" w:sz="0" w:space="0" w:color="auto"/>
        <w:bottom w:val="none" w:sz="0" w:space="0" w:color="auto"/>
        <w:right w:val="none" w:sz="0" w:space="0" w:color="auto"/>
      </w:divBdr>
    </w:div>
    <w:div w:id="2120829009">
      <w:bodyDiv w:val="1"/>
      <w:marLeft w:val="0"/>
      <w:marRight w:val="0"/>
      <w:marTop w:val="0"/>
      <w:marBottom w:val="0"/>
      <w:divBdr>
        <w:top w:val="none" w:sz="0" w:space="0" w:color="auto"/>
        <w:left w:val="none" w:sz="0" w:space="0" w:color="auto"/>
        <w:bottom w:val="none" w:sz="0" w:space="0" w:color="auto"/>
        <w:right w:val="none" w:sz="0" w:space="0" w:color="auto"/>
      </w:divBdr>
    </w:div>
    <w:div w:id="2123184924">
      <w:bodyDiv w:val="1"/>
      <w:marLeft w:val="0"/>
      <w:marRight w:val="0"/>
      <w:marTop w:val="0"/>
      <w:marBottom w:val="0"/>
      <w:divBdr>
        <w:top w:val="none" w:sz="0" w:space="0" w:color="auto"/>
        <w:left w:val="none" w:sz="0" w:space="0" w:color="auto"/>
        <w:bottom w:val="none" w:sz="0" w:space="0" w:color="auto"/>
        <w:right w:val="none" w:sz="0" w:space="0" w:color="auto"/>
      </w:divBdr>
    </w:div>
    <w:div w:id="2124614255">
      <w:bodyDiv w:val="1"/>
      <w:marLeft w:val="0"/>
      <w:marRight w:val="0"/>
      <w:marTop w:val="0"/>
      <w:marBottom w:val="0"/>
      <w:divBdr>
        <w:top w:val="none" w:sz="0" w:space="0" w:color="auto"/>
        <w:left w:val="none" w:sz="0" w:space="0" w:color="auto"/>
        <w:bottom w:val="none" w:sz="0" w:space="0" w:color="auto"/>
        <w:right w:val="none" w:sz="0" w:space="0" w:color="auto"/>
      </w:divBdr>
    </w:div>
    <w:div w:id="2125683403">
      <w:bodyDiv w:val="1"/>
      <w:marLeft w:val="0"/>
      <w:marRight w:val="0"/>
      <w:marTop w:val="0"/>
      <w:marBottom w:val="0"/>
      <w:divBdr>
        <w:top w:val="none" w:sz="0" w:space="0" w:color="auto"/>
        <w:left w:val="none" w:sz="0" w:space="0" w:color="auto"/>
        <w:bottom w:val="none" w:sz="0" w:space="0" w:color="auto"/>
        <w:right w:val="none" w:sz="0" w:space="0" w:color="auto"/>
      </w:divBdr>
    </w:div>
    <w:div w:id="2127311686">
      <w:bodyDiv w:val="1"/>
      <w:marLeft w:val="0"/>
      <w:marRight w:val="0"/>
      <w:marTop w:val="0"/>
      <w:marBottom w:val="0"/>
      <w:divBdr>
        <w:top w:val="none" w:sz="0" w:space="0" w:color="auto"/>
        <w:left w:val="none" w:sz="0" w:space="0" w:color="auto"/>
        <w:bottom w:val="none" w:sz="0" w:space="0" w:color="auto"/>
        <w:right w:val="none" w:sz="0" w:space="0" w:color="auto"/>
      </w:divBdr>
    </w:div>
    <w:div w:id="2128353435">
      <w:bodyDiv w:val="1"/>
      <w:marLeft w:val="0"/>
      <w:marRight w:val="0"/>
      <w:marTop w:val="0"/>
      <w:marBottom w:val="0"/>
      <w:divBdr>
        <w:top w:val="none" w:sz="0" w:space="0" w:color="auto"/>
        <w:left w:val="none" w:sz="0" w:space="0" w:color="auto"/>
        <w:bottom w:val="none" w:sz="0" w:space="0" w:color="auto"/>
        <w:right w:val="none" w:sz="0" w:space="0" w:color="auto"/>
      </w:divBdr>
    </w:div>
    <w:div w:id="2129426925">
      <w:bodyDiv w:val="1"/>
      <w:marLeft w:val="0"/>
      <w:marRight w:val="0"/>
      <w:marTop w:val="0"/>
      <w:marBottom w:val="0"/>
      <w:divBdr>
        <w:top w:val="none" w:sz="0" w:space="0" w:color="auto"/>
        <w:left w:val="none" w:sz="0" w:space="0" w:color="auto"/>
        <w:bottom w:val="none" w:sz="0" w:space="0" w:color="auto"/>
        <w:right w:val="none" w:sz="0" w:space="0" w:color="auto"/>
      </w:divBdr>
    </w:div>
    <w:div w:id="2130083152">
      <w:bodyDiv w:val="1"/>
      <w:marLeft w:val="0"/>
      <w:marRight w:val="0"/>
      <w:marTop w:val="0"/>
      <w:marBottom w:val="0"/>
      <w:divBdr>
        <w:top w:val="none" w:sz="0" w:space="0" w:color="auto"/>
        <w:left w:val="none" w:sz="0" w:space="0" w:color="auto"/>
        <w:bottom w:val="none" w:sz="0" w:space="0" w:color="auto"/>
        <w:right w:val="none" w:sz="0" w:space="0" w:color="auto"/>
      </w:divBdr>
    </w:div>
    <w:div w:id="2135438643">
      <w:bodyDiv w:val="1"/>
      <w:marLeft w:val="0"/>
      <w:marRight w:val="0"/>
      <w:marTop w:val="0"/>
      <w:marBottom w:val="0"/>
      <w:divBdr>
        <w:top w:val="none" w:sz="0" w:space="0" w:color="auto"/>
        <w:left w:val="none" w:sz="0" w:space="0" w:color="auto"/>
        <w:bottom w:val="none" w:sz="0" w:space="0" w:color="auto"/>
        <w:right w:val="none" w:sz="0" w:space="0" w:color="auto"/>
      </w:divBdr>
    </w:div>
    <w:div w:id="2136559489">
      <w:bodyDiv w:val="1"/>
      <w:marLeft w:val="0"/>
      <w:marRight w:val="0"/>
      <w:marTop w:val="0"/>
      <w:marBottom w:val="0"/>
      <w:divBdr>
        <w:top w:val="none" w:sz="0" w:space="0" w:color="auto"/>
        <w:left w:val="none" w:sz="0" w:space="0" w:color="auto"/>
        <w:bottom w:val="none" w:sz="0" w:space="0" w:color="auto"/>
        <w:right w:val="none" w:sz="0" w:space="0" w:color="auto"/>
      </w:divBdr>
    </w:div>
    <w:div w:id="2136829386">
      <w:bodyDiv w:val="1"/>
      <w:marLeft w:val="0"/>
      <w:marRight w:val="0"/>
      <w:marTop w:val="0"/>
      <w:marBottom w:val="0"/>
      <w:divBdr>
        <w:top w:val="none" w:sz="0" w:space="0" w:color="auto"/>
        <w:left w:val="none" w:sz="0" w:space="0" w:color="auto"/>
        <w:bottom w:val="none" w:sz="0" w:space="0" w:color="auto"/>
        <w:right w:val="none" w:sz="0" w:space="0" w:color="auto"/>
      </w:divBdr>
    </w:div>
    <w:div w:id="2139908308">
      <w:bodyDiv w:val="1"/>
      <w:marLeft w:val="0"/>
      <w:marRight w:val="0"/>
      <w:marTop w:val="0"/>
      <w:marBottom w:val="0"/>
      <w:divBdr>
        <w:top w:val="none" w:sz="0" w:space="0" w:color="auto"/>
        <w:left w:val="none" w:sz="0" w:space="0" w:color="auto"/>
        <w:bottom w:val="none" w:sz="0" w:space="0" w:color="auto"/>
        <w:right w:val="none" w:sz="0" w:space="0" w:color="auto"/>
      </w:divBdr>
    </w:div>
    <w:div w:id="2140103741">
      <w:bodyDiv w:val="1"/>
      <w:marLeft w:val="0"/>
      <w:marRight w:val="0"/>
      <w:marTop w:val="0"/>
      <w:marBottom w:val="0"/>
      <w:divBdr>
        <w:top w:val="none" w:sz="0" w:space="0" w:color="auto"/>
        <w:left w:val="none" w:sz="0" w:space="0" w:color="auto"/>
        <w:bottom w:val="none" w:sz="0" w:space="0" w:color="auto"/>
        <w:right w:val="none" w:sz="0" w:space="0" w:color="auto"/>
      </w:divBdr>
    </w:div>
    <w:div w:id="2143227824">
      <w:bodyDiv w:val="1"/>
      <w:marLeft w:val="0"/>
      <w:marRight w:val="0"/>
      <w:marTop w:val="0"/>
      <w:marBottom w:val="0"/>
      <w:divBdr>
        <w:top w:val="none" w:sz="0" w:space="0" w:color="auto"/>
        <w:left w:val="none" w:sz="0" w:space="0" w:color="auto"/>
        <w:bottom w:val="none" w:sz="0" w:space="0" w:color="auto"/>
        <w:right w:val="none" w:sz="0" w:space="0" w:color="auto"/>
      </w:divBdr>
    </w:div>
    <w:div w:id="2143649603">
      <w:bodyDiv w:val="1"/>
      <w:marLeft w:val="0"/>
      <w:marRight w:val="0"/>
      <w:marTop w:val="0"/>
      <w:marBottom w:val="0"/>
      <w:divBdr>
        <w:top w:val="none" w:sz="0" w:space="0" w:color="auto"/>
        <w:left w:val="none" w:sz="0" w:space="0" w:color="auto"/>
        <w:bottom w:val="none" w:sz="0" w:space="0" w:color="auto"/>
        <w:right w:val="none" w:sz="0" w:space="0" w:color="auto"/>
      </w:divBdr>
    </w:div>
    <w:div w:id="2145075594">
      <w:bodyDiv w:val="1"/>
      <w:marLeft w:val="0"/>
      <w:marRight w:val="0"/>
      <w:marTop w:val="0"/>
      <w:marBottom w:val="0"/>
      <w:divBdr>
        <w:top w:val="none" w:sz="0" w:space="0" w:color="auto"/>
        <w:left w:val="none" w:sz="0" w:space="0" w:color="auto"/>
        <w:bottom w:val="none" w:sz="0" w:space="0" w:color="auto"/>
        <w:right w:val="none" w:sz="0" w:space="0" w:color="auto"/>
      </w:divBdr>
    </w:div>
    <w:div w:id="2145922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jpeg" Id="rId13" /><Relationship Type="http://schemas.openxmlformats.org/officeDocument/2006/relationships/image" Target="media/image7.png"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ettings" Target="settings.xml" Id="rId7" /><Relationship Type="http://schemas.openxmlformats.org/officeDocument/2006/relationships/image" Target="media/image1.jpeg" Id="rId12" /><Relationship Type="http://schemas.openxmlformats.org/officeDocument/2006/relationships/image" Target="media/image6.png" Id="rId17" /><Relationship Type="http://schemas.openxmlformats.org/officeDocument/2006/relationships/customXml" Target="../customXml/item2.xml" Id="rId2" /><Relationship Type="http://schemas.openxmlformats.org/officeDocument/2006/relationships/image" Target="media/image5.jpeg" Id="rId16"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microsoft.com/office/2020/10/relationships/intelligence" Target="intelligence2.xml" Id="rId24" /><Relationship Type="http://schemas.openxmlformats.org/officeDocument/2006/relationships/numbering" Target="numbering.xml" Id="rId5" /><Relationship Type="http://schemas.openxmlformats.org/officeDocument/2006/relationships/image" Target="media/image4.jpeg" Id="rId15" /><Relationship Type="http://schemas.microsoft.com/office/2019/05/relationships/documenttasks" Target="documenttasks/documenttasks1.xml" Id="rId23" /><Relationship Type="http://schemas.openxmlformats.org/officeDocument/2006/relationships/endnotes" Target="endnotes.xml" Id="rId10" /><Relationship Type="http://schemas.openxmlformats.org/officeDocument/2006/relationships/image" Target="media/image8.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 Type="http://schemas.openxmlformats.org/officeDocument/2006/relationships/theme" Target="theme/theme1.xml" Id="rId22" /></Relationships>
</file>

<file path=word/documenttasks/documenttasks1.xml><?xml version="1.0" encoding="utf-8"?>
<t:Tasks xmlns:t="http://schemas.microsoft.com/office/tasks/2019/documenttasks" xmlns:oel="http://schemas.microsoft.com/office/2019/extlst">
  <t:Task id="{92A99B2B-D6F6-4DCF-8C2D-C9BC732DBEF6}">
    <t:Anchor>
      <t:Comment id="132905223"/>
    </t:Anchor>
    <t:History>
      <t:Event id="{FDA1F305-1204-41DA-97FD-5C4F68B7DC5D}" time="2025-08-22T23:31:03.661Z">
        <t:Attribution userId="S::gl219852@alunos.unisanta.br::6448c203-2941-48d5-99c9-fe78dfa7b1ee" userProvider="AD" userName="Gustavo Henrique De Aguiar Lopes"/>
        <t:Anchor>
          <t:Comment id="132905223"/>
        </t:Anchor>
        <t:Create/>
      </t:Event>
      <t:Event id="{7A4A7C6E-2CD2-4232-958B-6D006444CA77}" time="2025-08-22T23:31:03.661Z">
        <t:Attribution userId="S::gl219852@alunos.unisanta.br::6448c203-2941-48d5-99c9-fe78dfa7b1ee" userProvider="AD" userName="Gustavo Henrique De Aguiar Lopes"/>
        <t:Anchor>
          <t:Comment id="132905223"/>
        </t:Anchor>
        <t:Assign userId="S::je218797@alunos.unisanta.br::dd916031-8549-4493-8a39-bc17827325e8" userProvider="AD" userName="JOÃO VITOR DE OLIVEIRA ELIAS"/>
      </t:Event>
      <t:Event id="{6628AB88-168A-4527-9C9F-E4DAEC48C9D1}" time="2025-08-22T23:31:03.661Z">
        <t:Attribution userId="S::gl219852@alunos.unisanta.br::6448c203-2941-48d5-99c9-fe78dfa7b1ee" userProvider="AD" userName="Gustavo Henrique De Aguiar Lopes"/>
        <t:Anchor>
          <t:Comment id="132905223"/>
        </t:Anchor>
        <t:SetTitle title="@JOÃO VITOR DE OLIVEIRA ELIAS Todo tópico/subtópico precisa ter um texto após ele. Criei esse, dá uma modificada ai blz?"/>
      </t:Event>
    </t:History>
  </t:Task>
  <t:Task id="{A36BD51D-F760-4CF8-8C30-AFEF2CB5CE94}">
    <t:Anchor>
      <t:Comment id="798972769"/>
    </t:Anchor>
    <t:History>
      <t:Event id="{1D3E18B8-DEE8-4DED-8BD6-5CA49C85A646}" time="2025-08-22T23:31:03.661Z">
        <t:Attribution userId="S::gl219852@alunos.unisanta.br::6448c203-2941-48d5-99c9-fe78dfa7b1ee" userProvider="AD" userName="Gustavo Henrique De Aguiar Lopes"/>
        <t:Anchor>
          <t:Comment id="798972769"/>
        </t:Anchor>
        <t:Create/>
      </t:Event>
      <t:Event id="{7FB5C419-6DB5-4D2D-BB34-8744EDD7A3D2}" time="2025-08-22T23:31:03.661Z">
        <t:Attribution userId="S::gl219852@alunos.unisanta.br::6448c203-2941-48d5-99c9-fe78dfa7b1ee" userProvider="AD" userName="Gustavo Henrique De Aguiar Lopes"/>
        <t:Anchor>
          <t:Comment id="798972769"/>
        </t:Anchor>
        <t:Assign userId="S::je218797@alunos.unisanta.br::dd916031-8549-4493-8a39-bc17827325e8" userProvider="AD" userName="JOÃO VITOR DE OLIVEIRA ELIAS"/>
      </t:Event>
      <t:Event id="{54CFEE35-61ED-4C53-9FCF-5F4DE0696657}" time="2025-08-22T23:31:03.661Z">
        <t:Attribution userId="S::gl219852@alunos.unisanta.br::6448c203-2941-48d5-99c9-fe78dfa7b1ee" userProvider="AD" userName="Gustavo Henrique De Aguiar Lopes"/>
        <t:Anchor>
          <t:Comment id="798972769"/>
        </t:Anchor>
        <t:SetTitle title="@JOÃO VITOR DE OLIVEIRA ELIAS Todo tópico/subtópico precisa ter um texto após ele. Criei esse, dá uma modificada ai blz?"/>
      </t:Event>
    </t:History>
  </t:Task>
  <t:Task id="{248B0CE7-92C0-4DB8-9F39-192845D9B274}">
    <t:Anchor>
      <t:Comment id="1045213640"/>
    </t:Anchor>
    <t:History>
      <t:Event id="{1EC8BDE0-AB1D-467F-9875-AD2B3BC935C8}" time="2025-08-22T23:31:03.661Z">
        <t:Attribution userId="S::gl219852@alunos.unisanta.br::6448c203-2941-48d5-99c9-fe78dfa7b1ee" userProvider="AD" userName="Gustavo Henrique De Aguiar Lopes"/>
        <t:Anchor>
          <t:Comment id="1045213640"/>
        </t:Anchor>
        <t:Create/>
      </t:Event>
      <t:Event id="{0BE8F02B-3196-4896-A858-FCA61DB803B2}" time="2025-08-22T23:31:03.661Z">
        <t:Attribution userId="S::gl219852@alunos.unisanta.br::6448c203-2941-48d5-99c9-fe78dfa7b1ee" userProvider="AD" userName="Gustavo Henrique De Aguiar Lopes"/>
        <t:Anchor>
          <t:Comment id="1045213640"/>
        </t:Anchor>
        <t:Assign userId="S::je218797@alunos.unisanta.br::dd916031-8549-4493-8a39-bc17827325e8" userProvider="AD" userName="JOÃO VITOR DE OLIVEIRA ELIAS"/>
      </t:Event>
      <t:Event id="{66801228-AA00-4F09-8686-8C57D21D1EA9}" time="2025-08-22T23:31:03.661Z">
        <t:Attribution userId="S::gl219852@alunos.unisanta.br::6448c203-2941-48d5-99c9-fe78dfa7b1ee" userProvider="AD" userName="Gustavo Henrique De Aguiar Lopes"/>
        <t:Anchor>
          <t:Comment id="1045213640"/>
        </t:Anchor>
        <t:SetTitle title="@JOÃO VITOR DE OLIVEIRA ELIAS Todo tópico/subtópico precisa ter um texto após ele. Criei esse, dá uma modificada ai blz?"/>
      </t:Event>
    </t:History>
  </t:Task>
  <t:Task id="{CBB6C9BA-B542-46E8-B566-6C66D3591D7A}">
    <t:Anchor>
      <t:Comment id="1513470274"/>
    </t:Anchor>
    <t:History>
      <t:Event id="{0B4062F5-4054-43BF-BC23-6BAF25C3C5AB}" time="2025-08-22T23:47:17.662Z">
        <t:Attribution userId="S::gl219852@alunos.unisanta.br::6448c203-2941-48d5-99c9-fe78dfa7b1ee" userProvider="AD" userName="Gustavo Henrique De Aguiar Lopes"/>
        <t:Anchor>
          <t:Comment id="130604244"/>
        </t:Anchor>
        <t:Create/>
      </t:Event>
      <t:Event id="{041B7CCA-AEEF-4C9E-82DC-82120BA48A1D}" time="2025-08-22T23:47:17.662Z">
        <t:Attribution userId="S::gl219852@alunos.unisanta.br::6448c203-2941-48d5-99c9-fe78dfa7b1ee" userProvider="AD" userName="Gustavo Henrique De Aguiar Lopes"/>
        <t:Anchor>
          <t:Comment id="130604244"/>
        </t:Anchor>
        <t:Assign userId="S::je218797@alunos.unisanta.br::dd916031-8549-4493-8a39-bc17827325e8" userProvider="AD" userName="JOÃO VITOR DE OLIVEIRA ELIAS"/>
      </t:Event>
      <t:Event id="{4BF11B1F-E455-444A-B4F2-348953E52BFB}" time="2025-08-22T23:47:17.662Z">
        <t:Attribution userId="S::gl219852@alunos.unisanta.br::6448c203-2941-48d5-99c9-fe78dfa7b1ee" userProvider="AD" userName="Gustavo Henrique De Aguiar Lopes"/>
        <t:Anchor>
          <t:Comment id="130604244"/>
        </t:Anchor>
        <t:SetTitle title="@JOÃO VITOR DE OLIVEIRA ELIAS "/>
      </t:Event>
      <t:Event id="{C315E1A8-F7F8-4AE4-BC1C-A29E2921FD0F}" time="2025-08-26T21:06:30.505Z">
        <t:Attribution userId="S::gl219852@alunos.unisanta.br::6448c203-2941-48d5-99c9-fe78dfa7b1ee" userProvider="AD" userName="Gustavo Henrique De Aguiar Lopes"/>
        <t:Progress percentComplete="100"/>
      </t:Event>
    </t:History>
  </t:Task>
  <t:Task id="{8F0272D3-A286-4581-8772-172F859C8EE2}">
    <t:Anchor>
      <t:Comment id="1758533553"/>
    </t:Anchor>
    <t:History>
      <t:Event id="{85463BC7-3BA6-4CE6-9303-EB84AD634920}" time="2025-08-22T23:31:03.661Z">
        <t:Attribution userId="S::gl219852@alunos.unisanta.br::6448c203-2941-48d5-99c9-fe78dfa7b1ee" userProvider="AD" userName="Gustavo Henrique De Aguiar Lopes"/>
        <t:Anchor>
          <t:Comment id="1758533553"/>
        </t:Anchor>
        <t:Create/>
      </t:Event>
      <t:Event id="{06C5669A-B9A3-4814-8E47-D409CA2497C2}" time="2025-08-22T23:31:03.661Z">
        <t:Attribution userId="S::gl219852@alunos.unisanta.br::6448c203-2941-48d5-99c9-fe78dfa7b1ee" userProvider="AD" userName="Gustavo Henrique De Aguiar Lopes"/>
        <t:Anchor>
          <t:Comment id="1758533553"/>
        </t:Anchor>
        <t:Assign userId="S::je218797@alunos.unisanta.br::dd916031-8549-4493-8a39-bc17827325e8" userProvider="AD" userName="JOÃO VITOR DE OLIVEIRA ELIAS"/>
      </t:Event>
      <t:Event id="{D0D536C3-91F0-4BCE-A3A8-4E96F5C41464}" time="2025-08-22T23:31:03.661Z">
        <t:Attribution userId="S::gl219852@alunos.unisanta.br::6448c203-2941-48d5-99c9-fe78dfa7b1ee" userProvider="AD" userName="Gustavo Henrique De Aguiar Lopes"/>
        <t:Anchor>
          <t:Comment id="1758533553"/>
        </t:Anchor>
        <t:SetTitle title="@JOÃO VITOR DE OLIVEIRA ELIAS Todo tópico/subtópico precisa ter um texto após ele. Criei esse, dá uma modificada ai blz?"/>
      </t:Event>
    </t:History>
  </t:Task>
</t:Task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D757AA77E24A4591E94F13B4C37ADD" ma:contentTypeVersion="16" ma:contentTypeDescription="Create a new document." ma:contentTypeScope="" ma:versionID="8c66d9206e9e974b3dda1084c1206eba">
  <xsd:schema xmlns:xsd="http://www.w3.org/2001/XMLSchema" xmlns:xs="http://www.w3.org/2001/XMLSchema" xmlns:p="http://schemas.microsoft.com/office/2006/metadata/properties" xmlns:ns3="ff901966-695c-465c-8c80-7b8e3333635e" xmlns:ns4="a7c6bba7-0baf-4d84-b1a8-39a04bc3b442" targetNamespace="http://schemas.microsoft.com/office/2006/metadata/properties" ma:root="true" ma:fieldsID="86b6af83125865a47cad0324718f1a6f" ns3:_="" ns4:_="">
    <xsd:import namespace="ff901966-695c-465c-8c80-7b8e3333635e"/>
    <xsd:import namespace="a7c6bba7-0baf-4d84-b1a8-39a04bc3b442"/>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Location"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901966-695c-465c-8c80-7b8e333363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7c6bba7-0baf-4d84-b1a8-39a04bc3b44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f901966-695c-465c-8c80-7b8e3333635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VIS25</b:Tag>
    <b:SourceType>InternetSite</b:SourceType>
    <b:Guid>{29041E37-95C4-4945-AD39-D47EA53A614B}</b:Guid>
    <b:Title>VISION 2020</b:Title>
    <b:InternetSiteTitle>Global action for eye health</b:InternetSiteTitle>
    <b:URL>https://www.iapb.org/about/history-archive/vision-2020/</b:URL>
    <b:YearAccessed>2025</b:YearAccessed>
    <b:MonthAccessed>08</b:MonthAccessed>
    <b:DayAccessed>14</b:DayAccessed>
    <b:Year>2020</b:Year>
    <b:Author>
      <b:Author>
        <b:NameList>
          <b:Person>
            <b:Last>IAPB</b:Last>
          </b:Person>
        </b:NameList>
      </b:Author>
    </b:Author>
    <b:RefOrder>13</b:RefOrder>
  </b:Source>
  <b:Source>
    <b:Tag>Dar22</b:Tag>
    <b:SourceType>Book</b:SourceType>
    <b:Guid>{B2B3ACE2-3AB6-4612-8480-71EA828E710D}</b:Guid>
    <b:Title>História da Matemática</b:Title>
    <b:Year>2022</b:Year>
    <b:URL>https://repositorio-api.animaeducacao.com.br/server/api/core/bitstreams/6beb85b2-bc6f-4c3a-acec-fc44bb95f1c8/content</b:URL>
    <b:City>Palhoça, SC</b:City>
    <b:Publisher>UnisulVirtual</b:Publisher>
    <b:Author>
      <b:Author>
        <b:NameList>
          <b:Person>
            <b:Last>Darela</b:Last>
            <b:First>Eliane</b:First>
          </b:Person>
          <b:Person>
            <b:Last>Cardoso</b:Last>
            <b:Middle>Coan</b:Middle>
            <b:First>Marleide</b:First>
          </b:Person>
          <b:Person>
            <b:Last>Rosa</b:Last>
            <b:Middle>Camilo da</b:Middle>
            <b:First>Rosana</b:First>
          </b:Person>
          <b:Person>
            <b:Last>Nunes</b:Last>
            <b:Middle>Leonora Dahse</b:Middle>
            <b:First>Karla</b:First>
          </b:Person>
          <b:Person>
            <b:Last>Moterle</b:Last>
            <b:Middle>Aparecida Rocha</b:Middle>
            <b:First>Roseli</b:First>
          </b:Person>
        </b:NameList>
      </b:Author>
    </b:Author>
    <b:Pages>27-35</b:Pages>
    <b:YearAccessed>2025</b:YearAccessed>
    <b:MonthAccessed>08</b:MonthAccessed>
    <b:DayAccessed>14</b:DayAccessed>
    <b:RefOrder>16</b:RefOrder>
  </b:Source>
  <b:Source>
    <b:Tag>Jav25</b:Tag>
    <b:SourceType>InternetSite</b:SourceType>
    <b:Guid>{1A3AF245-89BE-4CDD-8B2D-CEAB2867523D}</b:Guid>
    <b:Author>
      <b:Author>
        <b:NameList>
          <b:Person>
            <b:Last>Javier Jiménez</b:Last>
            <b:First>Jesús</b:First>
            <b:Middle>Olea, Jesús Torres, Inmaculada Alonso, Dirk Harder, Konstanze Fischer</b:Middle>
          </b:Person>
        </b:NameList>
      </b:Author>
    </b:Author>
    <b:Title>Biography of Louis Braille and Invention of the Braille Alphabet</b:Title>
    <b:InternetSiteTitle>ScienceDirect</b:InternetSiteTitle>
    <b:Year>2009</b:Year>
    <b:Month>02</b:Month>
    <b:URL>https://www.sciencedirect.com/science/article/abs/pii/S0039625708001860</b:URL>
    <b:YearAccessed>2025</b:YearAccessed>
    <b:MonthAccessed>08</b:MonthAccessed>
    <b:DayAccessed>3</b:DayAccessed>
    <b:RefOrder>7</b:RefOrder>
  </b:Source>
  <b:Source>
    <b:Tag>USB25</b:Tag>
    <b:SourceType>InternetSite</b:SourceType>
    <b:Guid>{FCBCA796-4F43-49F2-A338-80AF409EAF21}</b:Guid>
    <b:Author>
      <b:Author>
        <b:Corporate>USB</b:Corporate>
      </b:Author>
    </b:Author>
    <b:Title>Especificações e ferramentas de dispositivos de interface humana (HID)</b:Title>
    <b:InternetSiteTitle>USB</b:InternetSiteTitle>
    <b:URL>https://www.usb.org/hid</b:URL>
    <b:YearAccessed>2025</b:YearAccessed>
    <b:MonthAccessed>08</b:MonthAccessed>
    <b:DayAccessed>15</b:DayAccessed>
    <b:RefOrder>27</b:RefOrder>
  </b:Source>
  <b:Source>
    <b:Tag>Pyt25</b:Tag>
    <b:SourceType>InternetSite</b:SourceType>
    <b:Guid>{BB019B91-D247-490B-8047-937FBBF768B6}</b:Guid>
    <b:Author>
      <b:Author>
        <b:Corporate>Python Software Foundation</b:Corporate>
      </b:Author>
    </b:Author>
    <b:Title>math — Funções matemáticas</b:Title>
    <b:InternetSiteTitle>Docs Python</b:InternetSiteTitle>
    <b:URL>https://docs.python.org/pt-br/3.13/library/math.html</b:URL>
    <b:YearAccessed>2025</b:YearAccessed>
    <b:MonthAccessed>08</b:MonthAccessed>
    <b:DayAccessed>20</b:DayAccessed>
    <b:RefOrder>29</b:RefOrder>
  </b:Source>
  <b:Source>
    <b:Tag>PAI25</b:Tag>
    <b:SourceType>DocumentFromInternetSite</b:SourceType>
    <b:Guid>{A96A3A06-72DD-4357-83A5-4E98D4E19C06}</b:Guid>
    <b:Author>
      <b:Author>
        <b:NameList>
          <b:Person>
            <b:Last>PAIXÃO BORGES</b:Last>
            <b:First>Pedro</b:First>
          </b:Person>
          <b:Person>
            <b:Last>SEGADAS-VIANNA</b:Last>
            <b:First>Cláudia</b:First>
            <b:Middle>C. de</b:Middle>
          </b:Person>
        </b:NameList>
      </b:Author>
    </b:Author>
    <b:Title>A inclusão de estudantes com deficiência visual no Ensino Superior em cursos de exatas: um relato de caso.</b:Title>
    <b:InternetSiteTitle>Revistas PUCSP</b:InternetSiteTitle>
    <b:Year>2025</b:Year>
    <b:Month>agosto</b:Month>
    <b:Day>13</b:Day>
    <b:URL>https://revistas.pucsp.br/index.php/emd/article/view/49550</b:URL>
    <b:YearAccessed>2025</b:YearAccessed>
    <b:MonthAccessed>agosto</b:MonthAccessed>
    <b:DayAccessed>18</b:DayAccessed>
    <b:RefOrder>23</b:RefOrder>
  </b:Source>
  <b:Source>
    <b:Tag>OPA19</b:Tag>
    <b:SourceType>InternetSite</b:SourceType>
    <b:Guid>{CB3E2715-074D-4C82-9388-F09E30E0D5F3}</b:Guid>
    <b:Author>
      <b:Author>
        <b:NameList>
          <b:Person>
            <b:Last>OPAS/OMS</b:Last>
          </b:Person>
        </b:NameList>
      </b:Author>
    </b:Author>
    <b:Title>Organização Mundial da Saúde lança primeiro relatório mundial sobre visão</b:Title>
    <b:InternetSiteTitle>OPAS</b:InternetSiteTitle>
    <b:Year>2019</b:Year>
    <b:URL>https://www.paho.org/pt/noticias/8-10-2019-organizacao-mundial-da-saude-lanca-primeiro-relatorio-mundial-sobre-visao</b:URL>
    <b:YearAccessed>2025</b:YearAccessed>
    <b:MonthAccessed>08</b:MonthAccessed>
    <b:DayAccessed>20</b:DayAccessed>
    <b:RefOrder>4</b:RefOrder>
  </b:Source>
  <b:Source>
    <b:Tag>OPA25</b:Tag>
    <b:SourceType>InternetSite</b:SourceType>
    <b:Guid>{70C96D02-32B8-43EC-8874-994B287FC842}</b:Guid>
    <b:Author>
      <b:Author>
        <b:Corporate>OPAS/OMS</b:Corporate>
      </b:Author>
    </b:Author>
    <b:Title>Deficiência</b:Title>
    <b:InternetSiteTitle>PAHO</b:InternetSiteTitle>
    <b:Year>2025</b:Year>
    <b:URL>https://www.paho.org/pt/topicos/deficiencia</b:URL>
    <b:RefOrder>1</b:RefOrder>
  </b:Source>
  <b:Source>
    <b:Tag>MUS25</b:Tag>
    <b:SourceType>DocumentFromInternetSite</b:SourceType>
    <b:Guid>{5A7D2F13-9571-4245-B9AA-3FBF26F0EC2F}</b:Guid>
    <b:Author>
      <b:Author>
        <b:Corporate>Museu Capixaba do Computador</b:Corporate>
      </b:Author>
    </b:Author>
    <b:Title>A calculadora HP-35 de 1972</b:Title>
    <b:InternetSiteTitle>Museu Capixaba do Computador</b:InternetSiteTitle>
    <b:Year>2025</b:Year>
    <b:Month>Janeiro</b:Month>
    <b:Day>04</b:Day>
    <b:URL>https://museucapixaba.com.br/hoje/calculadora-hp-35-de-1972/</b:URL>
    <b:YearAccessed>2025</b:YearAccessed>
    <b:MonthAccessed>agosto</b:MonthAccessed>
    <b:DayAccessed>18</b:DayAccessed>
    <b:RefOrder>22</b:RefOrder>
  </b:Source>
  <b:Source>
    <b:Tag>Gov62</b:Tag>
    <b:SourceType>DocumentFromInternetSite</b:SourceType>
    <b:Guid>{694199C7-BDA6-4156-B097-A2D93590602A}</b:Guid>
    <b:Author>
      <b:Author>
        <b:Corporate>Governo Brasileiro</b:Corporate>
      </b:Author>
    </b:Author>
    <b:Title>LEI Nº 4.169, DE 4 DE DEZEMBRO DE 1962.</b:Title>
    <b:InternetSiteTitle>Planalto gov</b:InternetSiteTitle>
    <b:Year>1962</b:Year>
    <b:Month>dezembro</b:Month>
    <b:Day>4</b:Day>
    <b:URL>https://www.planalto.gov.br/ccivil_03/leis/1950-1969/l4169.htm</b:URL>
    <b:YearAccessed>2025</b:YearAccessed>
    <b:MonthAccessed>agosto</b:MonthAccessed>
    <b:DayAccessed>15</b:DayAccessed>
    <b:RefOrder>10</b:RefOrder>
  </b:Source>
  <b:Source>
    <b:Tag>Sou21</b:Tag>
    <b:SourceType>DocumentFromInternetSite</b:SourceType>
    <b:Guid>{E8778B02-C3BF-4AD2-B939-A6F4D7E94B92}</b:Guid>
    <b:Author>
      <b:Author>
        <b:NameList>
          <b:Person>
            <b:Last>Sousa</b:Last>
            <b:First>Cintia</b:First>
            <b:Middle>Alves de</b:Middle>
          </b:Person>
        </b:NameList>
      </b:Author>
    </b:Author>
    <b:Title>A era digital de quem não usa Braille</b:Title>
    <b:InternetSiteTitle>Guia de Rodas</b:InternetSiteTitle>
    <b:Year>2021</b:Year>
    <b:Month>setembro</b:Month>
    <b:Day>17</b:Day>
    <b:URL>https://guiaderodas.com/a-era-digital-de-quem-nao-usa-braille/</b:URL>
    <b:YearAccessed>2025</b:YearAccessed>
    <b:MonthAccessed>agosto</b:MonthAccessed>
    <b:DayAccessed>12</b:DayAccessed>
    <b:RefOrder>9</b:RefOrder>
  </b:Source>
  <b:Source>
    <b:Tag>The19</b:Tag>
    <b:SourceType>DocumentFromInternetSite</b:SourceType>
    <b:Guid>{C6367D9E-AB3B-47DC-B49E-07D76F620750}</b:Guid>
    <b:Title>The story of the Jacquard loom</b:Title>
    <b:InternetSiteTitle>Science Industry Museum</b:InternetSiteTitle>
    <b:Year>2019</b:Year>
    <b:Month>Junho</b:Month>
    <b:Day>15</b:Day>
    <b:URL>https://www.scienceandindustrymuseum.org.uk/objects-and-stories/jacquard-loom</b:URL>
    <b:YearAccessed>2025</b:YearAccessed>
    <b:MonthAccessed>agosto</b:MonthAccessed>
    <b:DayAccessed>15</b:DayAccessed>
    <b:Author>
      <b:Author>
        <b:Corporate>Science Industry Museum</b:Corporate>
      </b:Author>
    </b:Author>
    <b:RefOrder>19</b:RefOrder>
  </b:Source>
  <b:Source>
    <b:Tag>Por25</b:Tag>
    <b:SourceType>InternetSite</b:SourceType>
    <b:Guid>{B546E52E-A7D2-4169-B270-76EF45826359}</b:Guid>
    <b:Author>
      <b:Author>
        <b:Corporate>Portal da Ortopedia</b:Corporate>
      </b:Author>
    </b:Author>
    <b:Title>Exoesqueletos na reabilitação: uma nova esperança para pacientes</b:Title>
    <b:InternetSiteTitle>Portal da ortopedia</b:InternetSiteTitle>
    <b:Year>2025</b:Year>
    <b:Month>Junho</b:Month>
    <b:Day>18</b:Day>
    <b:URL>https://portaldaortopedia.com.br/exoesqueletos-na-reabilitacao-uma-nova-esperanca-para-pacientes/</b:URL>
    <b:RefOrder>3</b:RefOrder>
  </b:Source>
  <b:Source>
    <b:Tag>Ard25</b:Tag>
    <b:SourceType>InternetSite</b:SourceType>
    <b:Guid>{C33BF285-B0F4-4836-A015-0A4AB2271874}</b:Guid>
    <b:Author>
      <b:Author>
        <b:Corporate>Arduino CC</b:Corporate>
      </b:Author>
    </b:Author>
    <b:Title>Arduino CC</b:Title>
    <b:InternetSiteTitle>O que é Arduino?</b:InternetSiteTitle>
    <b:Year>2018</b:Year>
    <b:URL>https://www.arduino.cc/en/Guide/Introduction/</b:URL>
    <b:YearAccessed>2025</b:YearAccessed>
    <b:MonthAccessed>08</b:MonthAccessed>
    <b:DayAccessed>15</b:DayAccessed>
    <b:RefOrder>24</b:RefOrder>
  </b:Source>
  <b:Source>
    <b:Tag>Giu25</b:Tag>
    <b:SourceType>InternetSite</b:SourceType>
    <b:Guid>{7E816A13-B6B6-4314-A15E-A2BF5EC41FFA}</b:Guid>
    <b:Title>Brasil Escola</b:Title>
    <b:InternetSiteTitle>Brasil Escola</b:InternetSiteTitle>
    <b:URL>https://brasilescola.uol.com.br/portugues/braile.htm</b:URL>
    <b:Author>
      <b:Author>
        <b:Corporate>Giullya FRANCO</b:Corporate>
      </b:Author>
    </b:Author>
    <b:YearAccessed>2025</b:YearAccessed>
    <b:MonthAccessed>08</b:MonthAccessed>
    <b:DayAccessed>20</b:DayAccessed>
    <b:RefOrder>8</b:RefOrder>
  </b:Source>
  <b:Source>
    <b:Tag>Atm16</b:Tag>
    <b:SourceType>InternetSite</b:SourceType>
    <b:Guid>{7FDDBDB9-4EDA-4150-804C-52FFDC047154}</b:Guid>
    <b:Author>
      <b:Author>
        <b:Corporate>MICROCHIP</b:Corporate>
      </b:Author>
    </b:Author>
    <b:Title>MicroChip</b:Title>
    <b:Year>2016</b:Year>
    <b:YearAccessed>2025</b:YearAccessed>
    <b:MonthAccessed>08</b:MonthAccessed>
    <b:DayAccessed>18</b:DayAccessed>
    <b:URL>https://www.microchip.com/en-us/product/ATmega32U4</b:URL>
    <b:InternetSiteTitle>ATmega32U4</b:InternetSiteTitle>
    <b:RefOrder>25</b:RefOrder>
  </b:Source>
  <b:Source>
    <b:Tag>Che25</b:Tag>
    <b:SourceType>Book</b:SourceType>
    <b:Guid>{736CED5B-705E-459B-B0D2-1F8D034F5625}</b:Guid>
    <b:Author>
      <b:Author>
        <b:Corporate>CHERRY</b:Corporate>
      </b:Author>
    </b:Author>
    <b:Title>MX2A-L1NA: Smooth and direct</b:Title>
    <b:URL>https://www.cherry.de/en-gb/product/mx2a-red</b:URL>
    <b:YearAccessed>2025</b:YearAccessed>
    <b:MonthAccessed>08</b:MonthAccessed>
    <b:DayAccessed>19</b:DayAccessed>
    <b:Year>s.d.</b:Year>
    <b:RefOrder>28</b:RefOrder>
  </b:Source>
  <b:Source>
    <b:Tag>Lar</b:Tag>
    <b:SourceType>InternetSite</b:SourceType>
    <b:Guid>{298A155A-5DE7-460C-84C8-CF44EF6ABD3B}</b:Guid>
    <b:Title>O que é Soroban para cegos?</b:Title>
    <b:InternetSiteTitle>Laramara</b:InternetSiteTitle>
    <b:URL>https://laramara.org.br/o-que-e-soroban-para-cegos/</b:URL>
    <b:Author>
      <b:Author>
        <b:Corporate>LARAMARA</b:Corporate>
      </b:Author>
    </b:Author>
    <b:RefOrder>18</b:RefOrder>
  </b:Source>
  <b:Source>
    <b:Tag>Dis</b:Tag>
    <b:SourceType>InternetSite</b:SourceType>
    <b:Guid>{092C8E32-03DD-4260-9C78-CD3434835DC7}</b:Guid>
    <b:Author>
      <b:Author>
        <b:Corporate>Dislexia MEDICA</b:Corporate>
      </b:Author>
    </b:Author>
    <b:Title>Tabelas</b:Title>
    <b:InternetSiteTitle>DIslexia</b:InternetSiteTitle>
    <b:URL>https://dislexia.med.br/snellen</b:URL>
    <b:RefOrder>5</b:RefOrder>
  </b:Source>
  <b:Source>
    <b:Tag>Bre25</b:Tag>
    <b:SourceType>InternetSite</b:SourceType>
    <b:Guid>{FD25E39C-6E5D-47A9-9D56-9E4749232AFE}</b:Guid>
    <b:Author>
      <b:Author>
        <b:NameList>
          <b:Person>
            <b:Last>CHÉROLET</b:Last>
            <b:First>Brenda</b:First>
          </b:Person>
        </b:NameList>
      </b:Author>
    </b:Author>
    <b:Title>Conheça Helen Adams Keller</b:Title>
    <b:InternetSiteTitle>educamaisbrasil</b:InternetSiteTitle>
    <b:Year>2023</b:Year>
    <b:Month>07</b:Month>
    <b:Day>25</b:Day>
    <b:URL>https://www.educamaisbrasil.com.br/educacao/carreira/conheca-helen-adams-keller</b:URL>
    <b:YearAccessed>2025</b:YearAccessed>
    <b:MonthAccessed>07</b:MonthAccessed>
    <b:DayAccessed>17</b:DayAccessed>
    <b:RefOrder>11</b:RefOrder>
  </b:Source>
  <b:Source>
    <b:Tag>Eli22</b:Tag>
    <b:SourceType>ArticleInAPeriodical</b:SourceType>
    <b:Guid>{DB481552-DFBF-4458-8270-4550F884668F}</b:Guid>
    <b:Author>
      <b:Author>
        <b:NameList>
          <b:Person>
            <b:Last>ECHES</b:Last>
            <b:First>Elisabete</b:First>
            <b:Middle>Cristina Pereira</b:Middle>
          </b:Person>
        </b:NameList>
      </b:Author>
    </b:Author>
    <b:Title>Estudantes com deficiência visual na universidade</b:Title>
    <b:PeriodicalTitle>indicadores educacionais brasileiros</b:PeriodicalTitle>
    <b:Year>2022</b:Year>
    <b:URL>https://revistas.ufrj.br/index.php/rce/issue/view/2365</b:URL>
    <b:YearAccessed>2025</b:YearAccessed>
    <b:MonthAccessed>08</b:MonthAccessed>
    <b:DayAccessed>14</b:DayAccessed>
    <b:RefOrder>14</b:RefOrder>
  </b:Source>
  <b:Source>
    <b:Tag>Eve11</b:Tag>
    <b:SourceType>Book</b:SourceType>
    <b:Guid>{A5110A3B-D669-4635-A66B-65330D754730}</b:Guid>
    <b:Author>
      <b:Author>
        <b:NameList>
          <b:Person>
            <b:Last>EVES</b:Last>
            <b:First>Howard</b:First>
          </b:Person>
        </b:NameList>
      </b:Author>
    </b:Author>
    <b:Title>Introdução à história da matemática</b:Title>
    <b:Year>2011</b:Year>
    <b:Publisher>UNICAMP</b:Publisher>
    <b:RefOrder>15</b:RefOrder>
  </b:Source>
  <b:Source>
    <b:Tag>Fon21</b:Tag>
    <b:SourceType>DocumentFromInternetSite</b:SourceType>
    <b:Guid>{CCECEB1A-BDAA-4CDF-8D22-028C97BFDABD}</b:Guid>
    <b:Author>
      <b:Author>
        <b:NameList>
          <b:Person>
            <b:Last>FONTOURA</b:Last>
            <b:First>Paula</b:First>
            <b:Middle>Renata</b:Middle>
          </b:Person>
        </b:NameList>
      </b:Author>
    </b:Author>
    <b:Title>Alan Turing, o pai da computação</b:Title>
    <b:InternetSiteTitle>Invivo</b:InternetSiteTitle>
    <b:Year>2021</b:Year>
    <b:Month>dezembro</b:Month>
    <b:Day>2</b:Day>
    <b:URL>https://www.invivo.fiocruz.br/historia/alan-turing-o-pai-da-computacao/</b:URL>
    <b:YearAccessed>2025</b:YearAccessed>
    <b:MonthAccessed>agosto</b:MonthAccessed>
    <b:DayAccessed>15</b:DayAccessed>
    <b:RefOrder>20</b:RefOrder>
  </b:Source>
  <b:Source>
    <b:Tag>Dil25</b:Tag>
    <b:SourceType>InternetSite</b:SourceType>
    <b:Guid>{A79EC98E-0237-4688-843C-EA2B63A6D045}</b:Guid>
    <b:Title>Helen Keller - Escritora e ativista social</b:Title>
    <b:Year>2020</b:Year>
    <b:Month>06</b:Month>
    <b:Day>05</b:Day>
    <b:InternetSiteTitle>eBiografia</b:InternetSiteTitle>
    <b:URL>https://www.ebiografia.com/helen_keller/</b:URL>
    <b:Author>
      <b:Author>
        <b:NameList>
          <b:Person>
            <b:Last>FRAZÃO</b:Last>
            <b:First>Dilva</b:First>
          </b:Person>
        </b:NameList>
      </b:Author>
    </b:Author>
    <b:YearAccessed>2025</b:YearAccessed>
    <b:MonthAccessed>07</b:MonthAccessed>
    <b:DayAccessed>17</b:DayAccessed>
    <b:RefOrder>6</b:RefOrder>
  </b:Source>
  <b:Source>
    <b:Tag>Hel25</b:Tag>
    <b:SourceType>Performance</b:SourceType>
    <b:Guid>{E9DE8881-3A31-45A7-90EB-6E0C87681E5F}</b:Guid>
    <b:Title>Helen Keller speech reenactment at a Lions International Convention at Cedar Point</b:Title>
    <b:Year>1925</b:Year>
    <b:URL>https://www.youtube.com/watch?v=rfr6YO-zLZc</b:URL>
    <b:YearAccessed>2025</b:YearAccessed>
    <b:MonthAccessed>07</b:MonthAccessed>
    <b:DayAccessed>12</b:DayAccessed>
    <b:Author>
      <b:Performer>
        <b:NameList>
          <b:Person>
            <b:Last>KELLER</b:Last>
            <b:First>Helen</b:First>
            <b:Middle>Adams</b:Middle>
          </b:Person>
        </b:NameList>
      </b:Performer>
    </b:Author>
    <b:RefOrder>12</b:RefOrder>
  </b:Source>
  <b:Source>
    <b:Tag>MAR02</b:Tag>
    <b:SourceType>DocumentFromInternetSite</b:SourceType>
    <b:Guid>{AB2BD13E-EC54-4A12-8E6E-8EF551B7F2F1}</b:Guid>
    <b:Author>
      <b:Author>
        <b:NameList>
          <b:Person>
            <b:Last>MARCOLIN</b:Last>
            <b:First>Neldson</b:First>
          </b:Person>
        </b:NameList>
      </b:Author>
    </b:Author>
    <b:Title>Máquina de calcular</b:Title>
    <b:InternetSiteTitle>Revista Pesquisa FAPESP</b:InternetSiteTitle>
    <b:Year>2002</b:Year>
    <b:Month>Maio</b:Month>
    <b:Day>2</b:Day>
    <b:URL>https://revistapesquisa.fapesp.br/maquina-de-calcular/</b:URL>
    <b:YearAccessed>15</b:YearAccessed>
    <b:MonthAccessed>agosto</b:MonthAccessed>
    <b:DayAccessed>2025</b:DayAccessed>
    <b:RefOrder>21</b:RefOrder>
  </b:Source>
  <b:Source>
    <b:Tag>Mic23</b:Tag>
    <b:SourceType>InternetSite</b:SourceType>
    <b:Guid>{61894197-3488-4912-BC23-3CC1F125EFE9}</b:Guid>
    <b:Author>
      <b:Author>
        <b:NameList>
          <b:Person>
            <b:Last>MOLINSKY</b:Last>
            <b:First>Michael</b:First>
          </b:Person>
        </b:NameList>
      </b:Author>
    </b:Author>
    <b:Title>Citações em Contexto: Galileu – 2</b:Title>
    <b:InternetSiteTitle>Mathematical Association of America</b:InternetSiteTitle>
    <b:Year>2023</b:Year>
    <b:Month>Dezembro</b:Month>
    <b:URL>https://old.maa.org/press/periodicals/convergence/quotations-in-context-galileo-2</b:URL>
    <b:RefOrder>17</b:RefOrder>
  </b:Source>
  <b:Source>
    <b:Tag>Nun22</b:Tag>
    <b:SourceType>InternetSite</b:SourceType>
    <b:Guid>{36804C0A-1637-4040-9D53-A07D4E5772BB}</b:Guid>
    <b:Author>
      <b:Author>
        <b:NameList>
          <b:Person>
            <b:Last>NUNES</b:Last>
            <b:First>Lucas</b:First>
          </b:Person>
        </b:NameList>
      </b:Author>
    </b:Author>
    <b:Title>Conheça o Arduino Pro Micro</b:Title>
    <b:InternetSiteTitle>MakerHero</b:InternetSiteTitle>
    <b:Year>2022</b:Year>
    <b:URL>https://www.makerhero.com/blog/conheca-o-arduino-pro-micro/</b:URL>
    <b:YearAccessed>2025</b:YearAccessed>
    <b:MonthAccessed>08</b:MonthAccessed>
    <b:DayAccessed>18</b:DayAccessed>
    <b:RefOrder>26</b:RefOrder>
  </b:Source>
  <b:Source>
    <b:Tag>Tra24</b:Tag>
    <b:SourceType>InternetSite</b:SourceType>
    <b:Guid>{926A2CAD-DCC8-4A0C-B2C5-52305E804F60}</b:Guid>
    <b:Author>
      <b:Author>
        <b:NameList>
          <b:Person>
            <b:Last>TRAYLOR</b:Last>
            <b:First>Victor</b:First>
          </b:Person>
        </b:NameList>
      </b:Author>
    </b:Author>
    <b:Title>What Are the Four Types of Disability?</b:Title>
    <b:InternetSiteTitle>disabilityhelp</b:InternetSiteTitle>
    <b:Year>2024</b:Year>
    <b:Month>11</b:Month>
    <b:Day>20</b:Day>
    <b:URL>https://www.disabilityhelp.org/what-are-the-four-types-of-disability/</b:URL>
    <b:YearAccessed>2025</b:YearAccessed>
    <b:MonthAccessed>17</b:MonthAccessed>
    <b:DayAccessed>07</b:DayAccessed>
    <b:RefOrder>2</b:RefOrder>
  </b:Source>
  <b:Source>
    <b:Tag>Vic24</b:Tag>
    <b:SourceType>InternetSite</b:SourceType>
    <b:Guid>{6DBA1018-DD6C-45BC-ABE9-C60719AC55BD}</b:Guid>
    <b:InternetSiteTitle>Disability Help</b:InternetSiteTitle>
    <b:Year>2024</b:Year>
    <b:URL>https://www.disabilityhelp.org/what-are-the-four-types-of-disability/</b:URL>
    <b:Author>
      <b:Author>
        <b:NameList>
          <b:Person>
            <b:Last>AQUI</b:Last>
            <b:First>Traylor</b:First>
          </b:Person>
        </b:NameList>
      </b:Author>
    </b:Author>
    <b:Title>What Are the Four Types of Disability?</b:Title>
    <b:RefOrder>30</b:RefOrder>
  </b:Source>
</b:Sources>
</file>

<file path=customXml/itemProps1.xml><?xml version="1.0" encoding="utf-8"?>
<ds:datastoreItem xmlns:ds="http://schemas.openxmlformats.org/officeDocument/2006/customXml" ds:itemID="{7B7B1F70-05EC-4546-8009-3F7E6BA2A7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901966-695c-465c-8c80-7b8e3333635e"/>
    <ds:schemaRef ds:uri="a7c6bba7-0baf-4d84-b1a8-39a04bc3b4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E837208-1602-4B2F-8583-28BC791EB549}">
  <ds:schemaRefs>
    <ds:schemaRef ds:uri="http://schemas.microsoft.com/sharepoint/v3/contenttype/forms"/>
  </ds:schemaRefs>
</ds:datastoreItem>
</file>

<file path=customXml/itemProps3.xml><?xml version="1.0" encoding="utf-8"?>
<ds:datastoreItem xmlns:ds="http://schemas.openxmlformats.org/officeDocument/2006/customXml" ds:itemID="{8D481635-92A0-4376-9445-3DD36D4B2D2E}">
  <ds:schemaRefs>
    <ds:schemaRef ds:uri="http://schemas.microsoft.com/office/2006/metadata/properties"/>
    <ds:schemaRef ds:uri="http://schemas.microsoft.com/office/infopath/2007/PartnerControls"/>
    <ds:schemaRef ds:uri="ff901966-695c-465c-8c80-7b8e3333635e"/>
  </ds:schemaRefs>
</ds:datastoreItem>
</file>

<file path=customXml/itemProps4.xml><?xml version="1.0" encoding="utf-8"?>
<ds:datastoreItem xmlns:ds="http://schemas.openxmlformats.org/officeDocument/2006/customXml" ds:itemID="{241D9B4C-182F-4227-BBB0-D37B06052A8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c:creator>
  <keywords/>
  <dc:description/>
  <lastModifiedBy>Gustavo Henrique De Aguiar Lopes</lastModifiedBy>
  <revision>279</revision>
  <dcterms:created xsi:type="dcterms:W3CDTF">2025-08-28T21:00:00.0000000Z</dcterms:created>
  <dcterms:modified xsi:type="dcterms:W3CDTF">2026-03-24T19:28:06.9619163Z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0x01010056D757AA77E24A4591E94F13B4C37ADD</vt:lpwstr>
  </property>
</Properties>
</file>